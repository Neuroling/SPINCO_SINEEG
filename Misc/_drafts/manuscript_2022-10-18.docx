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D74E9A" w:rsidR="008D350B" w:rsidP="00D74E9A" w:rsidRDefault="008D350B" w14:paraId="2689F8C7" w14:textId="77777777">
      <w:pPr>
        <w:spacing w:after="120" w:line="480" w:lineRule="auto"/>
        <w:ind w:right="4"/>
        <w:jc w:val="center"/>
        <w:rPr>
          <w:rFonts w:ascii="Times New Roman" w:hAnsi="Times New Roman" w:cs="Times New Roman"/>
          <w:b/>
          <w:sz w:val="24"/>
          <w:szCs w:val="24"/>
          <w:lang w:val="en-GB"/>
        </w:rPr>
      </w:pPr>
      <w:r w:rsidRPr="00D74E9A">
        <w:rPr>
          <w:rFonts w:ascii="Times New Roman" w:hAnsi="Times New Roman" w:cs="Times New Roman"/>
          <w:b/>
          <w:sz w:val="24"/>
          <w:szCs w:val="24"/>
          <w:lang w:val="en-GB"/>
        </w:rPr>
        <w:t>Abstract:</w:t>
      </w:r>
    </w:p>
    <w:p w:rsidRPr="00D74E9A" w:rsidR="00803F10" w:rsidP="00D74E9A" w:rsidRDefault="00803F10" w14:paraId="1762BDDE" w14:textId="54360B3C">
      <w:pPr>
        <w:spacing w:after="120" w:line="480" w:lineRule="auto"/>
        <w:ind w:right="4"/>
        <w:jc w:val="both"/>
        <w:rPr>
          <w:rFonts w:ascii="Times New Roman" w:hAnsi="Times New Roman" w:cs="Times New Roman"/>
          <w:sz w:val="24"/>
          <w:szCs w:val="24"/>
          <w:shd w:val="clear" w:color="auto" w:fill="FFFFFF"/>
          <w:lang w:val="en-GB"/>
        </w:rPr>
      </w:pPr>
      <w:r w:rsidRPr="00D74E9A">
        <w:rPr>
          <w:rStyle w:val="normaltextrun"/>
          <w:rFonts w:ascii="Times New Roman" w:hAnsi="Times New Roman" w:cs="Times New Roman"/>
          <w:sz w:val="24"/>
          <w:szCs w:val="24"/>
          <w:shd w:val="clear" w:color="auto" w:fill="FFFFFF"/>
          <w:lang w:val="en-GB"/>
        </w:rPr>
        <w:t xml:space="preserve">Ongoing brain activity constitutes a structuring context for the </w:t>
      </w:r>
      <w:r w:rsidRPr="00D74E9A">
        <w:rPr>
          <w:rStyle w:val="normaltextrun"/>
          <w:rFonts w:ascii="Times New Roman" w:hAnsi="Times New Roman" w:cs="Times New Roman"/>
          <w:sz w:val="24"/>
          <w:szCs w:val="24"/>
          <w:lang w:val="en-GB"/>
        </w:rPr>
        <w:t xml:space="preserve">stimulus </w:t>
      </w:r>
      <w:r w:rsidRPr="00D74E9A">
        <w:rPr>
          <w:rStyle w:val="normaltextrun"/>
          <w:rFonts w:ascii="Times New Roman" w:hAnsi="Times New Roman" w:cs="Times New Roman"/>
          <w:sz w:val="24"/>
          <w:szCs w:val="24"/>
          <w:shd w:val="clear" w:color="auto" w:fill="FFFFFF"/>
          <w:lang w:val="en-GB"/>
        </w:rPr>
        <w:t xml:space="preserve">processing and has been shown to predict both neural and behavioural responses. In the present study, we used EEG to investigate the relationship between brain activity during a speech-shaped noise-filled pre-target time window, and the recognition of digit-words embedded in noise. We evaluated both objective (accuracy) and subjective (clarity rating) </w:t>
      </w:r>
      <w:r w:rsidRPr="00D74E9A">
        <w:rPr>
          <w:rStyle w:val="normaltextrun"/>
          <w:rFonts w:ascii="Times New Roman" w:hAnsi="Times New Roman" w:cs="Times New Roman"/>
          <w:sz w:val="24"/>
          <w:szCs w:val="24"/>
          <w:lang w:val="en-GB"/>
        </w:rPr>
        <w:t xml:space="preserve">measures of comprehension </w:t>
      </w:r>
      <w:r w:rsidRPr="00D74E9A">
        <w:rPr>
          <w:rStyle w:val="normaltextrun"/>
          <w:rFonts w:ascii="Times New Roman" w:hAnsi="Times New Roman" w:cs="Times New Roman"/>
          <w:sz w:val="24"/>
          <w:szCs w:val="24"/>
          <w:shd w:val="clear" w:color="auto" w:fill="FFFFFF"/>
          <w:lang w:val="en-GB"/>
        </w:rPr>
        <w:t xml:space="preserve">at three signal-to-noise ratios calibrated to individual participants' performance. We find that </w:t>
      </w:r>
      <w:r w:rsidRPr="00D74E9A">
        <w:rPr>
          <w:rStyle w:val="normaltextrun"/>
          <w:rFonts w:ascii="Times New Roman" w:hAnsi="Times New Roman" w:cs="Times New Roman"/>
          <w:sz w:val="24"/>
          <w:szCs w:val="24"/>
          <w:lang w:val="en-GB"/>
        </w:rPr>
        <w:t xml:space="preserve">in correctly reported trials, </w:t>
      </w:r>
      <w:r w:rsidRPr="00D74E9A">
        <w:rPr>
          <w:rStyle w:val="normaltextrun"/>
          <w:rFonts w:ascii="Times New Roman" w:hAnsi="Times New Roman" w:cs="Times New Roman"/>
          <w:sz w:val="24"/>
          <w:szCs w:val="24"/>
          <w:shd w:val="clear" w:color="auto" w:fill="FFFFFF"/>
          <w:lang w:val="en-GB"/>
        </w:rPr>
        <w:t>EEG power averaged over participants and channels during the noise-filled pre-target period is systematically elevated in the alpha (8.5-12Hz) frequency band compared to incorrectly</w:t>
      </w:r>
      <w:r w:rsidRPr="00D74E9A">
        <w:rPr>
          <w:rStyle w:val="normaltextrun"/>
          <w:rFonts w:ascii="Times New Roman" w:hAnsi="Times New Roman" w:cs="Times New Roman"/>
          <w:sz w:val="24"/>
          <w:szCs w:val="24"/>
          <w:lang w:val="en-GB"/>
        </w:rPr>
        <w:t xml:space="preserve"> reported trials. The same pattern is observed for subjectively </w:t>
      </w:r>
      <w:r w:rsidRPr="00D74E9A">
        <w:rPr>
          <w:rStyle w:val="normaltextrun"/>
          <w:rFonts w:ascii="Times New Roman" w:hAnsi="Times New Roman" w:cs="Times New Roman"/>
          <w:sz w:val="24"/>
          <w:szCs w:val="24"/>
          <w:shd w:val="clear" w:color="auto" w:fill="FFFFFF"/>
          <w:lang w:val="en-GB"/>
        </w:rPr>
        <w:t>clearer as compared to less clear</w:t>
      </w:r>
      <w:r w:rsidRPr="00D74E9A">
        <w:rPr>
          <w:rStyle w:val="normaltextrun"/>
          <w:rFonts w:ascii="Times New Roman" w:hAnsi="Times New Roman" w:cs="Times New Roman"/>
          <w:sz w:val="24"/>
          <w:szCs w:val="24"/>
          <w:lang w:val="en-GB"/>
        </w:rPr>
        <w:t xml:space="preserve"> trials</w:t>
      </w:r>
      <w:r w:rsidRPr="00D74E9A">
        <w:rPr>
          <w:rStyle w:val="normaltextrun"/>
          <w:rFonts w:ascii="Times New Roman" w:hAnsi="Times New Roman" w:cs="Times New Roman"/>
          <w:sz w:val="24"/>
          <w:szCs w:val="24"/>
          <w:shd w:val="clear" w:color="auto" w:fill="FFFFFF"/>
          <w:lang w:val="en-GB"/>
        </w:rPr>
        <w:t xml:space="preserve">. </w:t>
      </w:r>
      <w:r w:rsidRPr="00D74E9A">
        <w:rPr>
          <w:rStyle w:val="normaltextrun"/>
          <w:rFonts w:ascii="Times New Roman" w:hAnsi="Times New Roman" w:cs="Times New Roman"/>
          <w:sz w:val="24"/>
          <w:szCs w:val="24"/>
          <w:lang w:val="en-GB"/>
        </w:rPr>
        <w:t xml:space="preserve">Linear mixed effects logistic regression </w:t>
      </w:r>
      <w:r w:rsidRPr="00D74E9A">
        <w:rPr>
          <w:rStyle w:val="normaltextrun"/>
          <w:rFonts w:ascii="Times New Roman" w:hAnsi="Times New Roman" w:cs="Times New Roman"/>
          <w:sz w:val="24"/>
          <w:szCs w:val="24"/>
          <w:shd w:val="clear" w:color="auto" w:fill="FFFFFF"/>
          <w:lang w:val="en-GB"/>
        </w:rPr>
        <w:t xml:space="preserve">analysis of source-reconstructed alpha power on behavioural outcomes revealed that alpha power in a left posterior temporal area in a time window extending from at least 300ms to 50ms prior to digit onset predicted target recognition. Alpha power interacts with stimulus difficulty, such that the pattern of activity revealed benefits for performance for easier stimuli but has a deleterious impact on recognition of more heavily masked words. We propose that the mechanism we uncover reflects a gain modulation mechanism that can suppress noise in speech-relevant perceptual channels. This is a first step in identifying pre-stimulus activity patterns that may be exploited in the future as targets for neurofeedback or </w:t>
      </w:r>
      <w:proofErr w:type="spellStart"/>
      <w:r w:rsidRPr="00D74E9A">
        <w:rPr>
          <w:rStyle w:val="normaltextrun"/>
          <w:rFonts w:ascii="Times New Roman" w:hAnsi="Times New Roman" w:cs="Times New Roman"/>
          <w:sz w:val="24"/>
          <w:szCs w:val="24"/>
          <w:shd w:val="clear" w:color="auto" w:fill="FFFFFF"/>
          <w:lang w:val="en-GB"/>
        </w:rPr>
        <w:t>neurostimulation</w:t>
      </w:r>
      <w:proofErr w:type="spellEnd"/>
      <w:r w:rsidRPr="00D74E9A">
        <w:rPr>
          <w:rStyle w:val="normaltextrun"/>
          <w:rFonts w:ascii="Times New Roman" w:hAnsi="Times New Roman" w:cs="Times New Roman"/>
          <w:sz w:val="24"/>
          <w:szCs w:val="24"/>
          <w:shd w:val="clear" w:color="auto" w:fill="FFFFFF"/>
          <w:lang w:val="en-GB"/>
        </w:rPr>
        <w:t xml:space="preserve"> to assist with masked speech comprehension, for instance for individuals suffering from mild hearing impairment.</w:t>
      </w:r>
      <w:r w:rsidRPr="00D74E9A">
        <w:rPr>
          <w:rStyle w:val="eop"/>
          <w:rFonts w:ascii="Times New Roman" w:hAnsi="Times New Roman" w:cs="Times New Roman"/>
          <w:sz w:val="24"/>
          <w:szCs w:val="24"/>
          <w:shd w:val="clear" w:color="auto" w:fill="FFFFFF"/>
        </w:rPr>
        <w:t> </w:t>
      </w:r>
    </w:p>
    <w:p w:rsidR="00D74E9A" w:rsidRDefault="00D74E9A" w14:paraId="70395B10" w14:textId="43D3416F">
      <w:pPr>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br w:type="page"/>
      </w:r>
    </w:p>
    <w:p w:rsidRPr="00D74E9A" w:rsidR="008D350B" w:rsidP="00D74E9A" w:rsidRDefault="008D350B" w14:paraId="6367692D" w14:textId="77777777">
      <w:pPr>
        <w:spacing w:after="120" w:line="480" w:lineRule="auto"/>
        <w:ind w:right="4"/>
        <w:jc w:val="center"/>
        <w:rPr>
          <w:rFonts w:ascii="Times New Roman" w:hAnsi="Times New Roman" w:cs="Times New Roman"/>
          <w:b/>
          <w:sz w:val="24"/>
          <w:szCs w:val="24"/>
          <w:lang w:val="en-GB"/>
        </w:rPr>
      </w:pPr>
      <w:r w:rsidRPr="00D74E9A">
        <w:rPr>
          <w:rFonts w:ascii="Times New Roman" w:hAnsi="Times New Roman" w:cs="Times New Roman"/>
          <w:b/>
          <w:sz w:val="24"/>
          <w:szCs w:val="24"/>
          <w:lang w:val="en-GB"/>
        </w:rPr>
        <w:lastRenderedPageBreak/>
        <w:t>Introduction:</w:t>
      </w:r>
    </w:p>
    <w:p w:rsidRPr="00D74E9A" w:rsidR="008D350B" w:rsidP="00D74E9A" w:rsidRDefault="008D350B" w14:paraId="113AC0A3" w14:textId="4AAD3006">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t>Ongoing brain activity as reflected in EEG recording is characterised by a hierarchical system of metastable brain rhythms producing an “ever-changing landscape” of neural activity</w:t>
      </w:r>
      <w:r w:rsidR="004C7B1B">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{"citationItems":[{"id":"ITEM-1","itemData":{"DOI":"10.1093/oso/9780190905385.003.0006","ISBN":"9780190905385","abstract":"Brain oscillations are present in the same form in all mammals and represent a fundamental aspect of neuronal computation, including the generation of movement patterns, speech, and music production. Neuronal oscillators readily entrain each other, making the exchange of messages between brain areas effective. Because all neuronal oscillations are based on inhibition, they can parse and concatenate neuronal messages, a prerequisite for any coding mechanism. This chapter discusses how the hierarchical nature of cross-frequency–coupled rhythms can serve as a scaffold for combining neuronal letters into words and words into sentences, thus providing a syntactic structure for information exchange.","author":[{"dropping-particle":"","family":"Buzsáki","given":"György","non-dropping-particle":"","parse-names":false,"suffix":""}],"container-title":"The Brain from Inside Out","id":"ITEM-1","issued":{"date-parts":[["2019"]]},"language":"eng","publisher":"Oxford University Press","publisher-place":"New York","title":"Brain Rhythms Provide a Framework for Neural Syntax","type":"chapter"},"uris":["http://www.mendeley.com/documents/?uuid=62c909af-296f-41d8-9b3e-cb082250c35c"]}],"mendeley":{"formattedCitation":"(Buzsáki, 2019)","plainTextFormattedCitation":"(Buzsáki, 2019)","previouslyFormattedCitation":"(Buzsáki, 2019)"},"properties":{"noteIndex":0},"schema":"https://github.com/citation-style-language/schema/raw/master/csl-citation.json"}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(Buzsáki, 2019)</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Such brain rhythms are thought to reflect ongoing neural processes that can affect the behavioural outcomes of stimulus processing</w:t>
      </w:r>
      <w:r w:rsidR="004C7B1B">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267CA1">
        <w:rPr>
          <w:rFonts w:ascii="Times New Roman" w:hAnsi="Times New Roman" w:cs="Times New Roman"/>
          <w:sz w:val="24"/>
          <w:szCs w:val="24"/>
          <w:lang w:val="en-GB"/>
        </w:rPr>
        <w:instrText>ADDIN CSL_CITATION {"citationItems":[{"id":"ITEM-1","itemData":{"DOI":"10.1523/JNEUROSCI.0113-09.2009","ISSN":"1529-2401","PMID":"19535598","abstract":"Oscillations are ubiquitous in electrical recordings of brain activity. While the amplitude of ongoing oscillatory activity is known to correlate with various aspects of perception, the influence of oscillatory phase on perception remains unknown. In particular, since phase varies on a much faster timescale than the more sluggish amplitude fluctuations, phase effects could reveal the fine-grained neural mechanisms underlying perception. We presented brief flashes of light at the individual luminance threshold while EEG was recorded. Although the stimulus on each trial was identical, subjects detected approximately half of the flashes (hits) and entirely missed the other half (misses). Phase distributions across trials were compared between hits and misses. We found that shortly before stimulus onset, each of the two distributions exhibited significant phase concentration, but at different phase angles. This effect was strongest in the theta and alpha frequency bands. In this time-frequency range, oscillatory phase accounted for at least 16% of variability in detection performance and allowed the prediction of performance on the single-trial level. This finding indicates that the visual detection threshold fluctuates over time along with the phase of ongoing EEG activity. The results support the notion that ongoing oscillations shape our perception, possibly by providing a temporal reference frame for neural codes that rely on precise spike timing.","author":[{"dropping-particle":"","family":"Busch","given":"Niko A","non-dropping-particle":"","parse-names":false,"suffix":""},{"dropping-particle":"","family":"Dubois","given":"Julien","non-dropping-particle":"","parse-names":false,"suffix":""},{"dropping-particle":"","family":"VanRullen","given":"Rufin","non-dropping-particle":"","parse-names":false,"suffix":""}],"container-title":"The Journal of Neuroscience","id":"ITEM-1","issue":"24","issued":{"date-parts":[["2009"]]},"page":"7869-76","title":"The phase of ongoing EEG oscillations predicts visual perception.","type":"article-journal","volume":"29"},"uris":["http://www.mendeley.com/documents/?uuid=7b3c141c-0f97-4149-b3ac-5a6050f63a80"]},{"id":"ITEM-2","itemData":{"DOI":"10.1073/pnas.1524087113","ISSN":"10916490","PMID":"27071110","abstract":"The qualities of perception depend not only on the sensory inputs but also on the brain state before stimulus presentation. Although the collective evidence from neuroimaging studies for a relation between prestimulus state and perception is strong, the interpretation in the context of sensory computations or decision processes has remained difficult. In the auditory system, for example, previous studies have reported a wide range of effects in terms of the perceptually relevant frequency bands and state parameters (phase/ power). To dissociate influences of state on earlier sensory representations and higher-level decision processes, we collected behavioral and EEG data in human participants performing two auditory discrimination tasks relying on distinct acoustic features. Using single-trial decoding, we quantified the relation between prestimulus activity, relevant sensory evidence, and choice in different taskrelevant EEG components. Within auditory networks, we found that phase had no direct influence on choice, whereas power in taskspecific frequency bands affected the encoding of sensory evidence. Within later-activated frontoparietal regions, theta and alpha phase had a direct influence on choice, without involving sensory evidence. These results delineate two consistent mechanisms by which prestimulus activity shapes perception. However, the timescales of the relevant neural activity depend on the specific brain regions engaged by the respective task.","author":[{"dropping-particle":"","family":"Kayser","given":"Stephanie J.","non-dropping-particle":"","parse-names":false,"suffix":""},{"dropping-particle":"","family":"McNair","given":"Steven W.","non-dropping-particle":"","parse-names":false,"suffix":""},{"dropping-particle":"","family":"Kayser","given":"Christoph","non-dropping-particle":"","parse-names":false,"suffix":""}],"container-title":"Proceedings of the National Academy of Sciences of the United States of America","id":"ITEM-2","issue":"17","issued":{"date-parts":[["2016"]]},"page":"4842-4847","title":"Prestimulus influences on auditory perception from sensory representations and decision processes","type":"article-journal","volume":"113"},"uris":["http://www.mendeley.com/documents/?uuid=80a38c6c-0250-4c31-90cf-146407f84b8b"]},{"id":"ITEM-3","itemData":{"DOI":"10.1523/JNEUROSCI.3963-08.2009","ISSN":"0270-6474","abstract":"We often fail to see something that at other times is readily detectable. Because the visual stimulus itself is unchanged, this variability in conscious awareness is likely related to changes in the brain. Here we show that the phase of EEG alpha rhythm measured over posterior brain regions can reliably predict both subsequent visual detection and stimulus-elicited cortical activation levels in a metacontrast masking paradigm. When a visual target presentation coincides with the trough of an alpha wave, cortical activation is suppressed as early as 100 ms after stimulus onset, and observers are less likely to detect the target. Thus, during one alpha cycle lasting 100 ms, the human brain goes through a rapid oscillation in excitability, which directly influences the probability that an environmental stimulus will reach conscious awareness. Moreover, ERPs to the appearance of a fixation cross before the target predict its detection, further suggesting that cortical excitability level may mediate target detection. A novel theory of cortical inhibition is proposed in which increased alpha power represents a \"pulsed inhibition\" of cortical activity that affects visual awareness.","author":[{"dropping-particle":"","family":"Mathewson","given":"K. E.","non-dropping-particle":"","parse-names":false,"suffix":""},{"dropping-particle":"","family":"Gratton","given":"G.","non-dropping-particle":"","parse-names":false,"suffix":""},{"dropping-particle":"","family":"Fabiani","given":"M.","non-dropping-particle":"","parse-names":false,"suffix":""},{"dropping-particle":"","family":"Beck","given":"D. M.","non-dropping-particle":"","parse-names":false,"suffix":""},{"dropping-particle":"","family":"Ro","given":"T.","non-dropping-particle":"","parse-names":false,"suffix":""}],"container-title":"Journal of Neuroscience","id":"ITEM-3","issue":"9","issued":{"date-parts":[["2009"]]},"page":"2725-2732","title":"To See or Not to See: Prestimulus   Phase Predicts Visual Awareness","type":"article-journal","volume":"29"},"uris":["http://www.mendeley.com/documents/?uuid=f13c6ad6-f799-422a-a9ee-c2d80625a9cb"]},{"id":"ITEM-4","itemData":{"DOI":"10.3389/fpsyg.2011.00060","ISBN":"1664-1078","ISSN":"16641078","PMID":"21716580","abstract":"Even in well-controlled laboratory environments, apparently identical repetitions of an experimental trial can give rise to highly variable perceptual outcomes and behavioral responses. This variability is generally discarded as a reflection of intrinsic noise in neuronal systems. However, part of this variability may be accounted for by trial-by-trial fluctuations of the phase of ongoing oscillations at the moment of stimulus presentation. For example, the phase of an electro-encephalogram (EEG) oscillation reflecting the rapid waxing and waning of sustained attention can predict the perception of a subsequent visual stimulus at threshold. Similar ongoing periodicities account for a portion of the trial-by-trial variability of visual reaction times. We review the available experimental evidence linking ongoing EEG phase to perceptual and attentional variability, and the corresponding methodology. We propose future tests of this relation, and discuss the theoretical implications for understanding the neuronal dynamics of sensory perception.","author":[{"dropping-particle":"","family":"VanRullen","given":"Rufin","non-dropping-particle":"","parse-names":false,"suffix":""},{"dropping-particle":"","family":"Busch","given":"Niko A.","non-dropping-particle":"","parse-names":false,"suffix":""},{"dropping-particle":"","family":"Drewes","given":"J.","non-dropping-particle":"","parse-names":false,"suffix":""},{"dropping-particle":"","family":"Dubois","given":"Julien","non-dropping-particle":"","parse-names":false,"suffix":""}],"container-title":"Frontiers in Psychology","id":"ITEM-4","issue":"APR","issued":{"date-parts":[["2011"]]},"page":"1-9","title":"Ongoing EEG phase as a trial-by-trial predictor of perceptual and attentional variability","type":"article-journal","volume":"2"},"uris":["http://www.mendeley.com/documents/?uuid=946e9ae1-8ee2-4684-bc3d-474d73c8957d"]}],"mendeley":{"formattedCitation":"(Busch et al., 2009; Kayser et al., 2016; Mathewson et al., 2009; VanRullen et al., 2011)","plainTextFormattedCitation":"(Busch et al., 2009; Kayser et al., 2016; Mathewson et al., 2009; VanRullen et al., 2011)","previouslyFormattedCitation":"(Busch et al., 2009; Kayser et al., 2016; Mathewson et al., 2009; VanRullen et al., 2011)"},"properties":{"noteIndex":0},"schema":"https://github.com/citation-style-language/schema/raw/master/csl-citation.json"}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(Busch et al., 2009; Kayser et al., 2016; Mathewson et al., 2009; VanRullen et al., 2011)</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which parallels changes in the neural responses evoked by the stimuli</w:t>
      </w:r>
      <w:r w:rsidR="004C7B1B">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{"citationItems":[{"id":"ITEM-1","itemData":{"DOI":"10.1016/j.ijpsycho.2013.04.018","ISSN":"01678760","PMID":"23643562","abstract":"The nature of the relationships between the level of immediately-prestimulus EEG activity and auditory ERP components remains unclear. Particularly, both inverse and direct relationships have been reported for the alpha band. Here we aim to clarify the pattern of prestimulus EEG contributions in alpha (8-13. Hz), and investigate those in beta (14-24. Hz), for five ERP components (P1, N1, P2, N2, P3) in an auditory equiprobable Go/NoGo paradigm. Separate FFTs were applied to the prestimulus Cz data of each accepted trial. The alpha and beta bands were independently assessed. The mean prestimulus spectral band amplitude was computed and used to sort the trials at nine central sites, and the upper and lower sorted trial thirds were averaged to form ERPs for Go and NoGo responses. Prestimulus EEG level effects (High vs. Low) were examined in each component's latency and amplitude, and Go reaction time was also assessed. Prestimulus alpha directly modulated the amplitude of the positive components (P1, P2, P3), while prestimulus beta directly modulated the positivity of the exogenous component amplitudes (P1, N1, P2); each amplitude effect occurred independently of the Go/NoGo stimulus conditions. Prestimulus beta also inversely modulated Go N1 latency; no reaction time effects were found for either band. The pattern of findings is intriguing and the various modulations are discussed in relation to attention and arousal. Together, these results confirm the importance of the EEG brain state immediately prestimulus, and indicate the considerable influence that these states have on event-related response processing. © 2013 Elsevier B.V.","author":[{"dropping-particle":"","family":"Blasio","given":"Frances M.","non-dropping-particle":"De","parse-names":false,"suffix":""},{"dropping-particle":"","family":"Barry","given":"Robert J.","non-dropping-particle":"","parse-names":false,"suffix":""}],"container-title":"International Journal of Psychophysiology","id":"ITEM-1","issue":"1","issued":{"date-parts":[["2013"]]},"page":"9-17","publisher":"Elsevier B.V.","title":"Prestimulus alpha and beta determinants of ERP responses in the Go/NoGo task","type":"article-journal","volume":"89"},"uris":["http://www.mendeley.com/documents/?uuid=ccbc216a-459b-4549-92bc-c2a93dec0879"]},{"id":"ITEM-2","itemData":{"DOI":"10.1016/j.ijpsycho.2013.05.015","ISSN":"01678760","PMID":"23732790","abstract":"Evidence for the nature and extent of the prestimulus EEG contributions to ERP determination has been mounting, and we have recently mapped these within an equiprobable auditory Go/NoGo task. Here we examined if the pattern of relationships in the Go/NoGo would generalise to an auditory habituation paradigm. Count and No-task conditions were assessed, and we predicted broadly corresponding effects between Go and Count, and NoGo and No-task conditions. Single-trial data were obtained at the midline sites (Fz, Cz, Pz). Prestimulus EEG in each of the traditional bands was quantified using a sliding FFT window, and five ERP components were manually identified. The corresponding EEG and ERP data were then correlated across subjects, sites, and trials, separately for each ERP component measure (amplitude, latency), task condition (Count, No-task), and EEG band (delta, theta, alpha, beta). Despite the substantial paradigm and methodological differences, 10 of the 17 expected prestimulus EEG-ERP directional relationships (i.e., direct or inverse effects) were confirmed across the traditional bands and ERP components, and only one was in the opposite direction. Importantly, 18 additional relationships reached significance here; these occurred across the EEG bands, and ERP components. Together these findings confirm the significant contributions of prestimulus EEG to subsequent ERP responses. These appear to be at least partially independent of the paradigm and EEG methodology employed, suggesting that there is merit in mapping these contributions further. Our findings also indicate the improved sensitivity of the statistical approach used here in detecting such EEG-ERP relationships. © 2013 Elsevier B.V.","author":[{"dropping-particle":"","family":"Blasio","given":"Frances M.","non-dropping-particle":"De","parse-names":false,"suffix":""},{"dropping-particle":"","family":"Barry","given":"Robert J.","non-dropping-particle":"","parse-names":false,"suffix":""},{"dropping-particle":"","family":"Steiner","given":"Genevieve Z.","non-dropping-particle":"","parse-names":false,"suffix":""}],"container-title":"International Journal of Psychophysiology","id":"ITEM-2","issue":"3","issued":{"date-parts":[["2013"]]},"page":"444-450","publisher":"Elsevier B.V.","title":"Prestimulus EEG amplitude determinants of ERP responses in a habituation paradigm","type":"article-journal","volume":"89"},"uris":["http://www.mendeley.com/documents/?uuid=69973d95-e19b-497d-a8be-4015fdf10ce0"]},{"id":"ITEM-3","itemData":{"DOI":"10.1016/j.ijpsycho.2018.05.005","ISSN":"18727697","PMID":"29775640","abstract":"Ongoing EEG activity contributes to ERP outcomes of stimulus processing, and each of these measures is known to undergo (sometimes significant) age-related change. Variation in their relationship across the life-span may thus elucidate mechanisms of normal and pathological ageing. This study assessed the relationships between low-frequency EEG prestimulus brain states, the ERP, and behavioural outcomes in a simple equiprobable auditory Go/NoGo paradigm, comparing these for 20 young (M age = 20.4 years) and 20 healthy older (M age = 68.2 years) adults. Prestimulus delta and theta amplitudes were separately assessed; these were each dominant across the midline region, and reduced in the older adults. For each band, (within-subjects) trials were sorted into ten increasing prestimulus EEG levels for which separate ERPs were derived. The set of ten ERPs for each band-sort was then quantified by PCA, independently for each group (young, older adults). Four components were primarily assessed (P1, N1-1, P2/N2b complex, and P3), with each showing age-related change. Mean RT was comparable, but intra-individual RT variability increased in older adults. Prestimulus delta and theta each generally modulated component positivity, indicating broad influence on task processing. Prestimulus delta was primarily associated with the early sensory processes, and theta more with the later stimulus-specific processes; prestimulus theta also inversely modulated intra-individual RT variability across the groups. These prestimulus EEG–ERP dynamics were consistent between the young and older adults in each band for all components except the P2/N2b, suggesting that across the lifespan, Go/NoGo categorisation is differentially affected by prestimulus delta and theta.","author":[{"dropping-particle":"","family":"Blasio","given":"Frances M.","non-dropping-particle":"De","parse-names":false,"suffix":""},{"dropping-particle":"","family":"Barry","given":"Robert J.","non-dropping-particle":"","parse-names":false,"suffix":""}],"container-title":"International Journal of Psychophysiology","id":"ITEM-3","issue":"April","issued":{"date-parts":[["2018"]]},"page":"40-52","publisher":"Elsevier","title":"Prestimulus delta and theta contributions to equiprobable Go/NoGo processing in healthy ageing","type":"article-journal","volume":"130"},"uris":["http://www.mendeley.com/documents/?uuid=cefa4a6f-5b59-43ed-b4b5-dbb4772d8d59"]},{"id":"ITEM-4","itemData":{"DOI":"10.1111/ejn.15138","ISSN":"14609568","PMID":"33539589","abstract":"Ongoing oscillatory neural activity before stimulus onset influences subsequent visual perception. Specifically, both the power and the phase of oscillations in the alpha-frequency band (9–13 Hz) have been reported to predict the detection of visual stimuli. Up to now, the functional mechanisms underlying pre-stimulus power and phase effects on upcoming visual percepts are debated. Here, we used magnetoencephalography recordings together with a near-threshold visual detection task to investigate the neural generators of pre-stimulus power and phase and their impact on subsequent visual-evoked responses. Pre-stimulus alpha-band power and phase opposition effects were found consistent with previous reports. Source localization suggested clearly distinct neural generators for these pre-stimulus effects: Power effects were mainly found in occipital-temporal regions, whereas phase effects also involved prefrontal areas. In order to be functionally relevant, the pre-stimulus correlates should influence post-stimulus processing. Using a trial-sorting approach, we observed that only pre-stimulus power modulated the Hits versus Misses difference in the evoked response, a well-established post-stimulus neural correlate of near-threshold perception, such that trials with stronger pre-stimulus power effect showed greater post-stimulus difference. By contrast, no influence of pre-stimulus phase effects were found. In sum, our study shows distinct generators for two pre-stimulus neural patterns predicting visual perception, and that only alpha power impacts the post-stimulus correlate of conscious access. This underlines the functional relevance of prestimulus alpha power on perceptual awareness, while questioning the role of alpha phase.","author":[{"dropping-particle":"","family":"Zazio","given":"Agnese","non-dropping-particle":"","parse-names":false,"suffix":""},{"dropping-particle":"","family":"Ruhnau","given":"Philipp","non-dropping-particle":"","parse-names":false,"suffix":""},{"dropping-particle":"","family":"Weisz","given":"Nathan","non-dropping-particle":"","parse-names":false,"suffix":""},{"dropping-particle":"","family":"Wutz","given":"Andreas","non-dropping-particle":"","parse-names":false,"suffix":""}],"container-title":"European Journal of Neuroscience","id":"ITEM-4","issue":"July 2020","issued":{"date-parts":[["2021"]]},"page":"1-13","title":"Pre-stimulus alpha-band power and phase fluctuations originate from different neural sources and exert distinct impact on stimulus-evoked responses","type":"article-journal"},"uris":["http://www.mendeley.com/documents/?uuid=46caa8d8-de84-4a84-89e9-f1dc427e8f40"]},{"id":"ITEM-5","itemData":{"DOI":"10.1162/jocn.2010.21478","ISSN":"0898929X","PMID":"20459310","abstract":"Understanding the relation between prestimulus neural activity and subsequent stimulus processing has become an area of active investigation. Computational modeling, as well as in vitro and in vivo single-unit recordings in animal preparations, have explored mechanisms by which background synaptic activity can influence the responsiveness of cortical neurons to afferent input. How these mechanisms manifest in humans is not well understood. Although numerous EEG/MEG studies have considered the role of prestimulus alpha oscillations in the genesis of visualevoked potentials, no consensus has emerged, and divergent reports continue to appear. The present work addresses this problem in three stages. First, a theoretical model was developed in which the background synaptic activity and the firing rate of a neural ensemble are related through a sigmoidal function. The derivative of this function, referred to as local gain, has an inverted-U shape and is postulated to be proportional to the trial-by-trial response evoked by a transient stimulus. Second, the theoretical model was extended to noninvasive studies of human visual processing, where the model variables are reinterpreted in terms of ongoing EEG oscillations and event-related potentials. Predictions were derived from the model and tested by recording high-density scalp EEG from healthy volunteers performing a trial-by-trial cued spatial visual attention task. Finally, enhanced stimulus processing by attention was linked to an increase in the overall slope of the sigmoidal function. The commonly observed reduction of alpha magnitude with attention was interpreted as signaling a shift of the underlying neural ensemble toward an optimal excitability state that enables the increase in global gain. © 2011 Massachusetts Institute of Technology.","author":[{"dropping-particle":"","family":"Rajagovindan","given":"Rajasimhan","non-dropping-particle":"","parse-names":false,"suffix":""},{"dropping-particle":"","family":"Ding","given":"Mingzhou","non-dropping-particle":"","parse-names":false,"suffix":""}],"container-title":"Journal of Cognitive Neuroscience","id":"ITEM-5","issue":"6","issued":{"date-parts":[["2011"]]},"page":"1379-1394","title":"From prestimulus alpha oscillation to visual-evoked response: An inverted-U function and its attentional modulation","type":"article-journal","volume":"23"},"uris":["http://www.mendeley.com/documents/?uuid=64c47f87-8fd9-40d2-8fbd-43e6b8865dae"]},{"id":"ITEM-6","itemData":{"DOI":"10.1016/j.neuroimage.2018.11.029","ISSN":"10959572","PMID":"30468771","abstract":"The efficiency of neuronal information transfer in activated brain networks may affect behavioral performance. Gamma-band synchronization has been proposed to be a mechanism that facilitates neuronal processing of behaviorally relevant stimuli. In line with this, it has been shown that strong gamma-band activity in visual cortical areas leads to faster responses to a visual go cue. We investigated whether there are directly observable consequences of trial-by-trial fluctuations in non-invasively observed gamma-band activity on the neuronal response. Specifically, we hypothesized that the amplitude of the visual evoked response to a go cue can be predicted by gamma power in the visual system, in the window preceding the evoked response. Thirty-three human subjects (22 female) performed a visual speeded response task while their magnetoencephalogram (MEG) was recorded. The participants had to respond to a pattern reversal of a concentric moving grating. We estimated single trial stimulus-induced visual cortical gamma power, and correlated this with the estimated single trial amplitude of the most prominent event-related field (ERF) peak within the first 100 ms after the pattern reversal. In parieto-occipital cortical areas, the amplitude of the ERF correlated positively with gamma power, and correlated negatively with reaction times. No effects were observed for the alpha and beta frequency bands, despite clear stimulus onset induced modulation at those frequencies. These results support a mechanistic model, in which gamma-band synchronization enhances the neuronal gain to relevant visual input, thus leading to more efficient downstream processing and to faster responses.","author":[{"dropping-particle":"","family":"Es","given":"Mats W.J.","non-dropping-particle":"van","parse-names":false,"suffix":""},{"dropping-particle":"","family":"Schoffelen","given":"Jan Mathijs","non-dropping-particle":"","parse-names":false,"suffix":""}],"container-title":"NeuroImage","id":"ITEM-6","issue":"September 2018","issued":{"date-parts":[["2019"]]},"page":"703-712","publisher":"Elsevier Ltd","title":"Stimulus-induced gamma power predicts the amplitude of the subsequent visual evoked response","type":"article-journal","volume":"186"},"uris":["http://www.mendeley.com/documents/?uuid=d721693c-dc0e-4bcf-acee-2bf240020055"]},{"id":"ITEM-7","itemData":{"DOI":"10.1523/JNEUROSCI.0210-11.2011","ISBN":"1529-2401 (Electronic)\\r0270-6474 (Linking)","ISSN":"0270-6474","PMID":"21795550","abstract":"Variability of evoked single-trial responses despite constant input or task is a feature of large-scale brain signals recorded by fMRI. Initial evidence signified relevance of fMRI signal variability for perception and behavior. Yet the underlying intrinsic neuronal sources have not been previously substantiated. Here, we address this issue using simultaneous EEG-fMRI and real-time classification of ongoing alpha-rhythm states triggering visual stimulation in human subjects. We investigated whether spontaneous neuronal oscillations-as reflected in the posterior alpha rhythm-account for variability of evoked fMRI responses. Based on previous work, we specifically hypothesized linear superposition of fMRI activity related to fluctuations of ongoing alpha rhythm and a visually evoked fMRI response. We observed that spontaneous alpha-rhythm power fluctuations largely explain evoked fMRI response variance in extrastriate, thalamic, and cerebellar areas. For extrastriate areas, we confirmed the linear superposition hypothesis. We hence linked evoked fMRI response variability to an intrinsic rhythm's power fluctuations. These findings contribute to our conceptual understanding of how brain rhythms can account for trial-by-trial variability in stimulus processing.","author":[{"dropping-particle":"","family":"Becker","given":"Robert","non-dropping-particle":"","parse-names":false,"suffix":""},{"dropping-particle":"","family":"Reinacher","given":"Matthias","non-dropping-particle":"","parse-names":false,"suffix":""},{"dropping-particle":"","family":"Freyer","given":"Frank","non-dropping-particle":"","parse-names":false,"suffix":""},{"dropping-particle":"","family":"Villringer","given":"Arno","non-dropping-particle":"","parse-names":false,"suffix":""},{"dropping-particle":"","family":"Ritter","given":"Petra","non-dropping-particle":"","parse-names":false,"suffix":""}],"container-title":"Journal of Neuroscience","id":"ITEM-7","issue":"30","issued":{"date-parts":[["2011"]]},"page":"11016-11027","title":"How Ongoing Neuronal Oscillations Account for Evoked fMRI Variability","type":"article-journal","volume":"31"},"uris":["http://www.mendeley.com/documents/?uuid=67b31cfe-fd7f-4c75-8d10-d8ab629550f5"]},{"id":"ITEM-8","itemData":{"DOI":"10.1016/j.neuroimage.2007.09.016","ISSN":"10538119","PMID":"17977023","abstract":"The relationship between ongoing occipital alpha rhythm (8-12 Hz) and the generation of visual evoked potentials (VEPs) has been discussed controversially. While the \"evoked theory\" sees no interaction between VEP generation and the alpha rhythm, the \"oscillatory theory\" (also known as \"phase-reset theory\") postulates VEP generation to be based on alpha rhythm phase resetting. Previous experimental results are contradictory, rendering a straightforward interpretation difficult. Our approach was to theoretically model the implications of the evoked and oscillatory theory also incorporating stimulus-induced alpha-rhythm desynchronization. As a result, the model based on the oscillatory theory predicts alpha-band dependent VEP amplitudes but constant phase locking. The model based on the evoked theory predicts unaffected VEP amplitudes but alpha-band dependent phase locking. Subsequently, we analyzed experimental data in which VEPs were assessed in an \"eyes open\" and \"eyes closed\" condition in 17 subjects. For early components of the VEP, findings are in agreement with the evoked theory, i.e. VEP amplitudes remain unaffected and phase locking decreases during periods of high alpha activity. Late VEP component amplitudes (&gt; 175 ms), however, are dependent on pre-stimulus alpha amplitudes. This interaction is contradictory to the oscillatory theory since this VEP amplitude difference is not paralleled by a corresponding difference in alpha-band amplitude in the affected time window. In summary, by using a model-based approach we identified early VEPs to be compatible with the evoked theory, while results of late VEPs support a modulatory but not causative role - the latter implied by the oscillatory theory - of alpha activity for EP generation. © 2007 Elsevier Inc. All rights reserved.","author":[{"dropping-particle":"","family":"Becker","given":"Robert","non-dropping-particle":"","parse-names":false,"suffix":""},{"dropping-particle":"","family":"Ritter","given":"Petra","non-dropping-particle":"","parse-names":false,"suffix":""},{"dropping-particle":"","family":"Villringer","given":"Arno","non-dropping-particle":"","parse-names":false,"suffix":""}],"container-title":"NeuroImage","id":"ITEM-8","issue":"2","issued":{"date-parts":[["2008"]]},"page":"707-716","title":"Influence of ongoing alpha rhythm on the visual evoked potential","type":"article-journal","volume":"39"},"uris":["http://www.mendeley.com/documents/?uuid=c6ba894b-f71a-424f-ba5d-2f24fb403f01"]}],"mendeley":{"formattedCitation":"(Becker et al., 2008, 2011; De Blasio et al., 2013; De Blasio &amp; Barry, 2013, 2018; Rajagovindan &amp; Ding, 2011; van Es &amp; Schoffelen, 2019; Zazio et al., 2021)","plainTextFormattedCitation":"(Becker et al., 2008, 2011; De Blasio et al., 2013; De Blasio &amp; Barry, 2013, 2018; Rajagovindan &amp; Ding, 2011; van Es &amp; Schoffelen, 2019; Zazio et al., 2021)","previouslyFormattedCitation":"(Becker et al., 2008, 2011; De Blasio et al., 2013; De Blasio &amp; Barry, 2013, 2018; Rajagovindan &amp; Ding, 2011; van Es &amp; Schoffelen, 2019; Zazio et al., 2021)"},"properties":{"noteIndex":0},"schema":"https://github.com/citation-style-language/schema/raw/master/csl-citation.json"}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5D18BF" w:rsidR="004C7B1B">
        <w:rPr>
          <w:rFonts w:ascii="Times New Roman" w:hAnsi="Times New Roman" w:cs="Times New Roman"/>
          <w:noProof/>
          <w:sz w:val="24"/>
          <w:szCs w:val="24"/>
          <w:lang w:val="en-GB"/>
        </w:rPr>
        <w:t>(Becker et al., 2008, 2011; De Blasio et al., 2013; De Blasio &amp; Barry, 2013, 2018; Rajagovindan &amp; Ding, 2011; van Es &amp; Schoffelen, 2019; Zazio et al., 2021)</w:t>
      </w:r>
      <w:r w:rsidRPr="00D74E9A">
        <w:rPr>
          <w:rFonts w:ascii="Times New Roman" w:hAnsi="Times New Roman" w:cs="Times New Roman"/>
          <w:sz w:val="24"/>
          <w:szCs w:val="24"/>
          <w:lang w:val="en-GB"/>
        </w:rPr>
        <w:fldChar w:fldCharType="end"/>
      </w:r>
      <w:r w:rsidRPr="005D18BF">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t xml:space="preserve">The relation between ongoing EEG and stimulus processing has been assessed from two complementary perspectives: </w:t>
      </w:r>
      <w:r w:rsidRPr="00D74E9A" w:rsidR="1F37F100">
        <w:rPr>
          <w:rFonts w:ascii="Times New Roman" w:hAnsi="Times New Roman" w:cs="Times New Roman"/>
          <w:sz w:val="24"/>
          <w:szCs w:val="24"/>
          <w:lang w:val="en-GB"/>
        </w:rPr>
        <w:t>on</w:t>
      </w:r>
      <w:r w:rsidRPr="00D74E9A" w:rsidR="5E142335">
        <w:rPr>
          <w:rFonts w:ascii="Times New Roman" w:hAnsi="Times New Roman" w:cs="Times New Roman"/>
          <w:sz w:val="24"/>
          <w:szCs w:val="24"/>
          <w:lang w:val="en-GB"/>
        </w:rPr>
        <w:t xml:space="preserve"> </w:t>
      </w:r>
      <w:r w:rsidRPr="00D74E9A" w:rsidR="1F37F100">
        <w:rPr>
          <w:rFonts w:ascii="Times New Roman" w:hAnsi="Times New Roman" w:cs="Times New Roman"/>
          <w:sz w:val="24"/>
          <w:szCs w:val="24"/>
          <w:lang w:val="en-GB"/>
        </w:rPr>
        <w:t xml:space="preserve">the one hand, </w:t>
      </w:r>
      <w:r w:rsidRPr="00D74E9A">
        <w:rPr>
          <w:rFonts w:ascii="Times New Roman" w:hAnsi="Times New Roman" w:cs="Times New Roman"/>
          <w:sz w:val="24"/>
          <w:szCs w:val="24"/>
          <w:lang w:val="en-GB"/>
        </w:rPr>
        <w:t>studies aimed at elucidating the relation between properties of the EEG and individual traits, such as speech reception thresholds</w:t>
      </w:r>
      <w:r w:rsidRPr="00D74E9A" w:rsidR="00584795">
        <w:rPr>
          <w:rFonts w:ascii="Times New Roman" w:hAnsi="Times New Roman" w:cs="Times New Roman"/>
          <w:sz w:val="24"/>
          <w:szCs w:val="24"/>
          <w:lang w:val="en-GB"/>
        </w:rPr>
        <w:t>.</w:t>
      </w:r>
      <w:r w:rsidRPr="00D74E9A" w:rsidR="000E308A">
        <w:rPr>
          <w:rFonts w:ascii="Times New Roman" w:hAnsi="Times New Roman" w:cs="Times New Roman"/>
          <w:sz w:val="24"/>
          <w:szCs w:val="24"/>
          <w:lang w:val="en-GB"/>
        </w:rPr>
        <w:t xml:space="preserve"> </w:t>
      </w:r>
      <w:r w:rsidRPr="00D74E9A" w:rsidR="02C7F1CA">
        <w:rPr>
          <w:rFonts w:ascii="Times New Roman" w:hAnsi="Times New Roman" w:cs="Times New Roman"/>
          <w:sz w:val="24"/>
          <w:szCs w:val="24"/>
          <w:lang w:val="en-GB"/>
        </w:rPr>
        <w:t xml:space="preserve">On the other, </w:t>
      </w:r>
      <w:r w:rsidRPr="00D74E9A">
        <w:rPr>
          <w:rFonts w:ascii="Times New Roman" w:hAnsi="Times New Roman" w:cs="Times New Roman"/>
          <w:sz w:val="24"/>
          <w:szCs w:val="24"/>
          <w:lang w:val="en-GB"/>
        </w:rPr>
        <w:t>studies aimed at assessing how within-subject variation over time (e.g., from trial to trial) in properties of the ongoing EEG predicts variation over time in behaviour, such as the probability of perceiving an ambiguous syllable as either of two (categorical) precepts.</w:t>
      </w:r>
    </w:p>
    <w:p w:rsidRPr="00D74E9A" w:rsidR="008D350B" w:rsidP="00D74E9A" w:rsidRDefault="004F10D2" w14:paraId="15FCE62A" w14:textId="0468D53C">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t xml:space="preserve">It has been </w:t>
      </w:r>
      <w:r w:rsidRPr="00D74E9A" w:rsidR="008D350B">
        <w:rPr>
          <w:rFonts w:ascii="Times New Roman" w:hAnsi="Times New Roman" w:cs="Times New Roman"/>
          <w:sz w:val="24"/>
          <w:szCs w:val="24"/>
          <w:lang w:val="en-GB"/>
        </w:rPr>
        <w:t xml:space="preserve">previously </w:t>
      </w:r>
      <w:r w:rsidRPr="00D74E9A" w:rsidR="00025A1E">
        <w:rPr>
          <w:rFonts w:ascii="Times New Roman" w:hAnsi="Times New Roman" w:cs="Times New Roman"/>
          <w:sz w:val="24"/>
          <w:szCs w:val="24"/>
          <w:lang w:val="en-GB"/>
        </w:rPr>
        <w:t xml:space="preserve">demonstrated </w:t>
      </w:r>
      <w:r w:rsidRPr="00D74E9A" w:rsidR="008D350B">
        <w:rPr>
          <w:rFonts w:ascii="Times New Roman" w:hAnsi="Times New Roman" w:cs="Times New Roman"/>
          <w:sz w:val="24"/>
          <w:szCs w:val="24"/>
          <w:lang w:val="en-GB"/>
        </w:rPr>
        <w:t>an association between individual variability in word in noise comprehension and resting state (RS) power recorded in MEG</w:t>
      </w:r>
      <w:r w:rsidR="004C7B1B">
        <w:rPr>
          <w:rFonts w:ascii="Times New Roman" w:hAnsi="Times New Roman" w:cs="Times New Roman"/>
          <w:sz w:val="24"/>
          <w:szCs w:val="24"/>
          <w:lang w:val="en-GB"/>
        </w:rPr>
        <w:t xml:space="preserve"> </w:t>
      </w:r>
      <w:r w:rsidRPr="00D74E9A" w:rsidR="008D350B">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10.1016/j.bandl.2019.104727","ISSN":"0093-934X","author":[{"dropping-particle":"","family":"Houweling","given":"Thomas","non-dropping-particle":"","parse-names":false,"suffix":""},{"dropping-particle":"","family":"Becker","given":"Robert","non-dropping-particle":"","parse-names":false,"suffix":""},{"dropping-particle":"","family":"Hervais-Adelman","given":"Alexis","non-dropping-particle":"","parse-names":false,"suffix":""}],"container-title":"Brain and Language","id":"ITEM-1","issue":"104727","issued":{"date-parts":[["2020"]]},"page":"1-9","publisher":"Elsevier","title":"The noise-resilient brain: Resting-state oscillatory activity predicts words-in-noise recognition","type":"article-journal","volume":"202"},"uris":["http://www.mendeley.com/documents/?uuid=255e1841-4994-4b93-8c94-4aa2c3e8f91d"]}],"mendeley":{"formattedCitation":"(Houweling et al., 2020)","plainTextFormattedCitation":"(Houweling et al., 2020)","previouslyFormattedCitation":"(Houweling et al., 2020)"},"properties":{"noteIndex":0},"schema":"https://github.com/citation-style-language/schema/raw/master/csl-citation.json"}</w:instrText>
      </w:r>
      <w:r w:rsidRPr="00D74E9A" w:rsidR="008D350B">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(Houweling et al., 2020)</w:t>
      </w:r>
      <w:r w:rsidRPr="00D74E9A" w:rsidR="008D350B">
        <w:rPr>
          <w:rFonts w:ascii="Times New Roman" w:hAnsi="Times New Roman" w:cs="Times New Roman"/>
          <w:sz w:val="24"/>
          <w:szCs w:val="24"/>
          <w:lang w:val="en-GB"/>
        </w:rPr>
        <w:fldChar w:fldCharType="end"/>
      </w:r>
      <w:r w:rsidRPr="00D74E9A" w:rsidR="00025A1E">
        <w:rPr>
          <w:rFonts w:ascii="Times New Roman" w:hAnsi="Times New Roman" w:cs="Times New Roman"/>
          <w:sz w:val="24"/>
          <w:szCs w:val="24"/>
          <w:lang w:val="en-GB"/>
        </w:rPr>
        <w:t>,</w:t>
      </w:r>
      <w:r w:rsidRPr="00D74E9A" w:rsidR="008D350B">
        <w:rPr>
          <w:rFonts w:ascii="Times New Roman" w:hAnsi="Times New Roman" w:cs="Times New Roman"/>
          <w:sz w:val="24"/>
          <w:szCs w:val="24"/>
          <w:lang w:val="en-GB"/>
        </w:rPr>
        <w:t xml:space="preserve"> whereby higher resting state </w:t>
      </w:r>
      <w:r w:rsidRPr="00D74E9A" w:rsidR="00814608">
        <w:rPr>
          <w:rFonts w:ascii="Times New Roman" w:hAnsi="Times New Roman" w:cs="Times New Roman"/>
          <w:sz w:val="24"/>
          <w:szCs w:val="24"/>
          <w:lang w:val="en-GB"/>
        </w:rPr>
        <w:t>high-</w:t>
      </w:r>
      <w:r w:rsidRPr="00D74E9A" w:rsidR="008D350B">
        <w:rPr>
          <w:rFonts w:ascii="Times New Roman" w:hAnsi="Times New Roman" w:cs="Times New Roman"/>
          <w:sz w:val="24"/>
          <w:szCs w:val="24"/>
          <w:lang w:val="en-GB"/>
        </w:rPr>
        <w:t>β (21-29Hz) power in a left-lateralised temporal region and low-γ (30-40Hz) power in a smaller right posterior superior temporal gyrus (pSTG) predicted better performance on a Word-in-Noise task (</w:t>
      </w:r>
      <w:proofErr w:type="spellStart"/>
      <w:r w:rsidRPr="00D74E9A" w:rsidR="008D350B">
        <w:rPr>
          <w:rFonts w:ascii="Times New Roman" w:hAnsi="Times New Roman" w:cs="Times New Roman"/>
          <w:sz w:val="24"/>
          <w:szCs w:val="24"/>
          <w:lang w:val="en-GB"/>
        </w:rPr>
        <w:t>WiN</w:t>
      </w:r>
      <w:proofErr w:type="spellEnd"/>
      <w:r w:rsidR="004C7B1B">
        <w:rPr>
          <w:rFonts w:ascii="Times New Roman" w:hAnsi="Times New Roman" w:cs="Times New Roman"/>
          <w:sz w:val="24"/>
          <w:szCs w:val="24"/>
          <w:lang w:val="en-GB"/>
        </w:rPr>
        <w:t xml:space="preserve">; </w:t>
      </w:r>
      <w:r w:rsidRPr="00D74E9A" w:rsidR="00132390">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{"citationItems":[{"id":"ITEM-1","itemData":{"ISBN":"4239261171","author":[{"dropping-particle":"","family":"Wilson","given":"Richard H","non-dropping-particle":"","parse-names":false,"suffix":""},{"dropping-particle":"","family":"Abrams","given":"Harvey B","non-dropping-particle":"","parse-names":false,"suffix":""},{"dropping-particle":"","family":"Pillion","given":"Amanda L","non-dropping-particle":"","parse-names":false,"suffix":""}],"container-title":"Journal of Rehabilitation Research and Development","id":"ITEM-1","issue":"4","issued":{"date-parts":[["2003"]]},"page":"321-327","title":"A word-recognition task in multitalker babble using a descending presentation mode from 24 dB to 0 dB signal to babble","type":"article-journal","volume":"40"},"uris":["http://www.mendeley.com/documents/?uuid=b1bab6a8-794e-44a5-82f5-00291356fcf3"]},{"id":"ITEM-2","itemData":{"DOI":"10.3766/jaaa.18.6.7","ISBN":"1050-0545 (Print)\\r1050-0545 (Linking)","ISSN":"1050-0545","PMID":"17849640","abstract":"The Words-in-Noise (WIN) test uses monosyllabic words in seven signal-to-noise ratios of multitalker babble (MTB) to evaluate the ability of individuals to understand speech in background noise. The purpose of this study was to evaluate the criterion validity of the WIN by comparing recognition performances under MTB and speech-spectrum noise (SSN) using listeners with normal hearing and listeners with hearing loss. The MTB and SSN had identical rms and similar spectra but different amplitude-modulation characteristics. The performances by the listeners with normal hearing, which were 2 dB better in MTB than in SSN, were about 10 dB better than the performances by the listeners with hearing loss, which were about 0.5 dB better in MTB with 56% of the listeners better in MTB and 40% better in SSN. The slopes of the functions for the normal-hearing listeners (8-9%/dB) were steeper than the functions for the listeners with hearing loss (5-6%/dB). The data indicate that the WIN has good criterion validity.","author":[{"dropping-particle":"","family":"Wilson","given":"Richard H.","non-dropping-particle":"","parse-names":false,"suffix":""},{"dropping-particle":"","family":"Carnell","given":"Crystal S.","non-dropping-particle":"","parse-names":false,"suffix":""},{"dropping-particle":"","family":"Cleghorn","given":"Amber L.","non-dropping-particle":"","parse-names":false,"suffix":""}],"container-title":"Journal of the American Academy of Audiology","id":"ITEM-2","issue":"6","issued":{"date-parts":[["2007"]]},"page":"522-529","title":"The Words-in-Noise (WIN) test with multitalker babble and speech-spectrum noise maskers.","type":"article-journal","volume":"18"},"uris":["http://www.mendeley.com/documents/?uuid=3b704403-ce32-4032-8eac-2a2f4b6168d0"]}],"mendeley":{"formattedCitation":"(Wilson et al., 2003, 2007)","manualFormatting":"Wilson et al., 2003, 2007)","plainTextFormattedCitation":"(Wilson et al., 2003, 2007)","previouslyFormattedCitation":"(Wilson et al., 2003, 2007)"},"properties":{"noteIndex":0},"schema":"https://github.com/citation-style-language/schema/raw/master/csl-citation.json"}</w:instrText>
      </w:r>
      <w:r w:rsidRPr="00D74E9A" w:rsidR="00132390">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Wilson et al., 2003, 2007)</w:t>
      </w:r>
      <w:r w:rsidRPr="00D74E9A" w:rsidR="00132390">
        <w:rPr>
          <w:rFonts w:ascii="Times New Roman" w:hAnsi="Times New Roman" w:cs="Times New Roman"/>
          <w:sz w:val="24"/>
          <w:szCs w:val="24"/>
          <w:lang w:val="en-GB"/>
        </w:rPr>
        <w:fldChar w:fldCharType="end"/>
      </w:r>
      <w:r w:rsidRPr="00D74E9A" w:rsidR="008D350B">
        <w:rPr>
          <w:rFonts w:ascii="Times New Roman" w:hAnsi="Times New Roman" w:cs="Times New Roman"/>
          <w:sz w:val="24"/>
          <w:szCs w:val="24"/>
          <w:lang w:val="en-GB"/>
        </w:rPr>
        <w:t xml:space="preserve">. Interestingly, RS EEG data were collected at least one full day before the </w:t>
      </w:r>
      <w:proofErr w:type="spellStart"/>
      <w:r w:rsidRPr="00D74E9A" w:rsidR="008D350B">
        <w:rPr>
          <w:rFonts w:ascii="Times New Roman" w:hAnsi="Times New Roman" w:cs="Times New Roman"/>
          <w:sz w:val="24"/>
          <w:szCs w:val="24"/>
          <w:lang w:val="en-GB"/>
        </w:rPr>
        <w:t>WiN</w:t>
      </w:r>
      <w:proofErr w:type="spellEnd"/>
      <w:r w:rsidRPr="00D74E9A" w:rsidR="008D350B">
        <w:rPr>
          <w:rFonts w:ascii="Times New Roman" w:hAnsi="Times New Roman" w:cs="Times New Roman"/>
          <w:sz w:val="24"/>
          <w:szCs w:val="24"/>
          <w:lang w:val="en-GB"/>
        </w:rPr>
        <w:t xml:space="preserve"> experiment took place. Because of the high test-retest reliability of both RS MEG power</w:t>
      </w:r>
      <w:r w:rsidR="004C7B1B">
        <w:rPr>
          <w:rFonts w:ascii="Times New Roman" w:hAnsi="Times New Roman" w:cs="Times New Roman"/>
          <w:sz w:val="24"/>
          <w:szCs w:val="24"/>
          <w:lang w:val="en-GB"/>
        </w:rPr>
        <w:t xml:space="preserve"> </w:t>
      </w:r>
      <w:r w:rsidRPr="00D74E9A" w:rsidR="008D350B">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{"citationItems":[{"id":"ITEM-1","itemData":{"DOI":"10.1002/hbm.23027","ISBN":"1065-9471","ISSN":"10970193","PMID":"26467848","abstract":"Several studies have reported changes in spontaneous brain rhythms that could be used as clinical biomarkers or in the evaluation of neuropsychological and drug treatments in longitudinal studies using magnetoencephalography (MEG). There is an increasing necessity to use these measures in early diagnosis and pathology progression; however, there is a lack of studies addressing how reliable they are. Here, we provide the first test-retest reliability estimate of MEG power in resting-state at sensor and source space. In this study, we recorded 3 sessions of resting-state MEG activity from 24 healthy subjects with an interval of a week between each session. Power values were estimated at sensor and source space with beamforming for classical frequency bands: delta (2-4 Hz), theta (4-8 Hz), alpha (8-13 Hz), low beta (13-20 Hz), high beta (20-30 Hz), and gamma (30-45 Hz). Then, test-retest reliability was evaluated using the intraclass correlation coefficient (ICC). We also evaluated the relation between source power and the within-subject variability. In general, ICC of theta, alpha, and low beta power was fairly high (ICC &gt; 0.6) while in delta and gamma power was lower. In source space, fronto-posterior alpha, frontal beta, and medial temporal theta showed the most reliable profiles. Signal-to-noise ratio could be partially responsible for reliability as low signal intensity resulted in high within-subject variability, but also the inherent nature of some brain rhythms in resting-state might be driving these reliability patterns. In conclusion, our results described the reliability of MEG power estimates in each frequency band, which could be considered in disease characterization or clinical trials. Hum Brain Mapp, 2015. © 2015 Wiley Periodicals, Inc.","author":[{"dropping-particle":"","family":"Martín-Buro","given":"María Carmen","non-dropping-particle":"","parse-names":false,"suffix":""},{"dropping-particle":"","family":"Garcés","given":"Pilar","non-dropping-particle":"","parse-names":false,"suffix":""},{"dropping-particle":"","family":"Maestú","given":"Fernando","non-dropping-particle":"","parse-names":false,"suffix":""}],"container-title":"Human Brain Mapping","id":"ITEM-1","issue":"1","issued":{"date-parts":[["2016"]]},"page":"179-190","title":"Test-retest reliability of resting-state magnetoencephalography power in sensor and source space","type":"article-journal","volume":"37"},"uris":["http://www.mendeley.com/documents/?uuid=245d1e68-73ff-4564-a6d5-9a7bec0fd5dd"]}],"mendeley":{"formattedCitation":"(Martín-Buro et al., 2016)","plainTextFormattedCitation":"(Martín-Buro et al., 2016)","previouslyFormattedCitation":"(Martín-Buro et al., 2016)"},"properties":{"noteIndex":0},"schema":"https://github.com/citation-style-language/schema/raw/master/csl-citation.json"}</w:instrText>
      </w:r>
      <w:r w:rsidRPr="00D74E9A" w:rsidR="008D350B">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(Martín-Buro et al., 2016)</w:t>
      </w:r>
      <w:r w:rsidRPr="00D74E9A" w:rsidR="008D350B">
        <w:rPr>
          <w:rFonts w:ascii="Times New Roman" w:hAnsi="Times New Roman" w:cs="Times New Roman"/>
          <w:sz w:val="24"/>
          <w:szCs w:val="24"/>
          <w:lang w:val="en-GB"/>
        </w:rPr>
        <w:fldChar w:fldCharType="end"/>
      </w:r>
      <w:r w:rsidRPr="00D74E9A" w:rsidR="008D350B">
        <w:rPr>
          <w:rFonts w:ascii="Times New Roman" w:hAnsi="Times New Roman" w:cs="Times New Roman"/>
          <w:sz w:val="24"/>
          <w:szCs w:val="24"/>
          <w:lang w:val="en-GB"/>
        </w:rPr>
        <w:t xml:space="preserve"> and </w:t>
      </w:r>
      <w:proofErr w:type="spellStart"/>
      <w:r w:rsidRPr="00D74E9A" w:rsidR="008D350B">
        <w:rPr>
          <w:rFonts w:ascii="Times New Roman" w:hAnsi="Times New Roman" w:cs="Times New Roman"/>
          <w:sz w:val="24"/>
          <w:szCs w:val="24"/>
          <w:lang w:val="en-GB"/>
        </w:rPr>
        <w:t>WiN</w:t>
      </w:r>
      <w:proofErr w:type="spellEnd"/>
      <w:r w:rsidRPr="00D74E9A" w:rsidR="008D350B">
        <w:rPr>
          <w:rFonts w:ascii="Times New Roman" w:hAnsi="Times New Roman" w:cs="Times New Roman"/>
          <w:sz w:val="24"/>
          <w:szCs w:val="24"/>
          <w:lang w:val="en-GB"/>
        </w:rPr>
        <w:t xml:space="preserve"> test scores</w:t>
      </w:r>
      <w:r w:rsidR="004C7B1B">
        <w:rPr>
          <w:rFonts w:ascii="Times New Roman" w:hAnsi="Times New Roman" w:cs="Times New Roman"/>
          <w:sz w:val="24"/>
          <w:szCs w:val="24"/>
          <w:lang w:val="en-GB"/>
        </w:rPr>
        <w:t xml:space="preserve"> </w:t>
      </w:r>
      <w:r w:rsidRPr="00D74E9A" w:rsidR="008D350B">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{"citationItems":[{"id":"ITEM-1","itemData":{"author":[{"dropping-particle":"","family":"Wilson","given":"Richard H","non-dropping-particle":"","parse-names":false,"suffix":""},{"dropping-particle":"","family":"Mcardle","given":"Rachel","non-dropping-particle":"","parse-names":false,"suffix":""}],"container-title":"Journal of the American Academy of Audiology","id":"ITEM-1","issued":{"date-parts":[["2007"]]},"page":"813-825","title":"Intra- and Inter-session Test, Retest Reliability of the Words-in-Noise (WIN) Test","type":"article-journal","volume":"825"},"uris":["http://www.mendeley.com/documents/?uuid=3a8bc7f8-44d7-4100-8546-8acc238faa63"]}],"mendeley":{"formattedCitation":"(Wilson &amp; Mcardle, 2007)","plainTextFormattedCitation":"(Wilson &amp; Mcardle, 2007)","previouslyFormattedCitation":"(Wilson &amp; Mcardle, 2007)"},"properties":{"noteIndex":0},"schema":"https://github.com/citation-style-language/schema/raw/master/csl-citation.json"}</w:instrText>
      </w:r>
      <w:r w:rsidRPr="00D74E9A" w:rsidR="008D350B">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(Wilson &amp; Mcardle, 2007)</w:t>
      </w:r>
      <w:r w:rsidRPr="00D74E9A" w:rsidR="008D350B">
        <w:rPr>
          <w:rFonts w:ascii="Times New Roman" w:hAnsi="Times New Roman" w:cs="Times New Roman"/>
          <w:sz w:val="24"/>
          <w:szCs w:val="24"/>
          <w:lang w:val="en-GB"/>
        </w:rPr>
        <w:fldChar w:fldCharType="end"/>
      </w:r>
      <w:r w:rsidRPr="00D74E9A" w:rsidR="008D350B">
        <w:rPr>
          <w:rFonts w:ascii="Times New Roman" w:hAnsi="Times New Roman" w:cs="Times New Roman"/>
          <w:sz w:val="24"/>
          <w:szCs w:val="24"/>
          <w:lang w:val="en-GB"/>
        </w:rPr>
        <w:t xml:space="preserve">, these results suggest that </w:t>
      </w:r>
      <w:proofErr w:type="spellStart"/>
      <w:r w:rsidRPr="00D74E9A" w:rsidR="008D350B">
        <w:rPr>
          <w:rFonts w:ascii="Times New Roman" w:hAnsi="Times New Roman" w:cs="Times New Roman"/>
          <w:sz w:val="24"/>
          <w:szCs w:val="24"/>
          <w:lang w:val="en-GB"/>
        </w:rPr>
        <w:t>WiN</w:t>
      </w:r>
      <w:proofErr w:type="spellEnd"/>
      <w:r w:rsidRPr="00D74E9A" w:rsidR="008D350B">
        <w:rPr>
          <w:rFonts w:ascii="Times New Roman" w:hAnsi="Times New Roman" w:cs="Times New Roman"/>
          <w:sz w:val="24"/>
          <w:szCs w:val="24"/>
          <w:lang w:val="en-GB"/>
        </w:rPr>
        <w:t xml:space="preserve"> performance is associated with stable (at least over the time scale of days) brain states that are not contingent upon fluctuations in </w:t>
      </w:r>
      <w:r w:rsidRPr="00D74E9A" w:rsidR="008D350B">
        <w:rPr>
          <w:rFonts w:ascii="Times New Roman" w:hAnsi="Times New Roman" w:cs="Times New Roman"/>
          <w:sz w:val="24"/>
          <w:szCs w:val="24"/>
          <w:lang w:val="en-GB"/>
        </w:rPr>
        <w:lastRenderedPageBreak/>
        <w:t xml:space="preserve">attention or arousal. A recent study by </w:t>
      </w:r>
      <w:proofErr w:type="spellStart"/>
      <w:r w:rsidRPr="00D74E9A" w:rsidR="008D350B">
        <w:rPr>
          <w:rFonts w:ascii="Times New Roman" w:hAnsi="Times New Roman" w:cs="Times New Roman"/>
          <w:sz w:val="24"/>
          <w:szCs w:val="24"/>
          <w:lang w:val="en-GB"/>
        </w:rPr>
        <w:t>Alhanbali</w:t>
      </w:r>
      <w:proofErr w:type="spellEnd"/>
      <w:r w:rsidRPr="00D74E9A" w:rsidR="008D350B">
        <w:rPr>
          <w:rFonts w:ascii="Times New Roman" w:hAnsi="Times New Roman" w:cs="Times New Roman"/>
          <w:sz w:val="24"/>
          <w:szCs w:val="24"/>
          <w:lang w:val="en-GB"/>
        </w:rPr>
        <w:t xml:space="preserve"> and </w:t>
      </w:r>
      <w:r w:rsidRPr="00D74E9A" w:rsidR="00006970">
        <w:rPr>
          <w:rFonts w:ascii="Times New Roman" w:hAnsi="Times New Roman" w:cs="Times New Roman"/>
          <w:sz w:val="24"/>
          <w:szCs w:val="24"/>
          <w:lang w:val="en-GB"/>
        </w:rPr>
        <w:t>colleagues</w:t>
      </w:r>
      <w:r w:rsidR="004C7B1B">
        <w:rPr>
          <w:rFonts w:ascii="Times New Roman" w:hAnsi="Times New Roman" w:cs="Times New Roman"/>
          <w:sz w:val="24"/>
          <w:szCs w:val="24"/>
          <w:lang w:val="en-GB"/>
        </w:rPr>
        <w:t xml:space="preserve"> </w:t>
      </w:r>
      <w:r w:rsidRPr="00D74E9A" w:rsidR="008D350B">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{"citationItems":[{"id":"ITEM-1","itemData":{"DOI":"10.1080/14992027.2021.1899314","ISSN":"17088186","abstract":"Objective: Baseline electroencephalography (EEG) alpha power, i.e. that measured prior to stimulus presentation, is a potential objective predictor of task performance. Here we assessed the predictive power of EEG alpha on performance accuracy in a digits-in-noise recognition task, factoring in hearing thresholds and age. Design: EEG alpha power, recorded while participants listened to target digits presented in a noise background, was analysed during two different baseline periods: i) a pre-stimulus baseline (pre-STIM) free from any acoustic stimulus, and ii) a pre-target baseline (pre-TARG) recorded in background noise only. Study sample: Eighty-five participants with either normal hearing or aided hearing impairment (age range: 55–85 years old, 42 male). Results: Hierarchical multiple regression analyses indicated that i) lower hearing thresholds and, to a lesser extent, higher pre-STIM alpha power were associated with improved performance accuracy ii) alpha power in pre-STIM and pre-TARG were highly correlated across individuals but pre-TARG alpha power was not a significant predictor of performance accuracy. Conclusion: Investigations of baseline EEG alpha power as a predictor of speech-in-noise performance accuracy should control for associations between hearing thresholds and measures of EEG baseline periods.","author":[{"dropping-particle":"","family":"Alhanbali","given":"Sara","non-dropping-particle":"","parse-names":false,"suffix":""},{"dropping-particle":"","family":"Munro","given":"Kevin J.","non-dropping-particle":"","parse-names":false,"suffix":""},{"dropping-particle":"","family":"Dawes","given":"Piers","non-dropping-particle":"","parse-names":false,"suffix":""},{"dropping-particle":"","family":"Perugia","given":"Emanuele","non-dropping-particle":"","parse-names":false,"suffix":""},{"dropping-particle":"","family":"Millman","given":"Rebecca E.","non-dropping-particle":"","parse-names":false,"suffix":""}],"container-title":"International Journal of Audiology","id":"ITEM-1","issue":"0","issued":{"date-parts":[["2021"]]},"page":"1-8","publisher":"Taylor &amp; Francis","title":"Associations between pre-stimulus alpha power, hearing level and performance in a digits-in-noise task","type":"article-journal","volume":"0"},"uris":["http://www.mendeley.com/documents/?uuid=38624667-2b33-4f3f-b2ef-81e77f04a46f"]}],"mendeley":{"formattedCitation":"(Alhanbali et al., 2021)","plainTextFormattedCitation":"(Alhanbali et al., 2021)","previouslyFormattedCitation":"(Alhanbali et al., 2021)"},"properties":{"noteIndex":0},"schema":"https://github.com/citation-style-language/schema/raw/master/csl-citation.json"}</w:instrText>
      </w:r>
      <w:r w:rsidRPr="00D74E9A" w:rsidR="008D350B">
        <w:rPr>
          <w:rFonts w:ascii="Times New Roman" w:hAnsi="Times New Roman" w:cs="Times New Roman"/>
          <w:sz w:val="24"/>
          <w:szCs w:val="24"/>
          <w:lang w:val="en-GB"/>
        </w:rPr>
        <w:fldChar w:fldCharType="separate"/>
      </w:r>
      <w:r w:rsidRPr="004C7B1B" w:rsidR="004C7B1B">
        <w:rPr>
          <w:rStyle w:val="CommentReference"/>
          <w:rFonts w:ascii="Times New Roman" w:hAnsi="Times New Roman" w:cs="Times New Roman"/>
          <w:noProof/>
          <w:sz w:val="24"/>
          <w:szCs w:val="24"/>
        </w:rPr>
        <w:t>(Alhanbali et al., 2021)</w:t>
      </w:r>
      <w:r w:rsidRPr="00D74E9A" w:rsidR="008D350B">
        <w:rPr>
          <w:rFonts w:ascii="Times New Roman" w:hAnsi="Times New Roman" w:cs="Times New Roman"/>
          <w:sz w:val="24"/>
          <w:szCs w:val="24"/>
          <w:lang w:val="en-GB"/>
        </w:rPr>
        <w:fldChar w:fldCharType="end"/>
      </w:r>
      <w:r w:rsidRPr="00D74E9A" w:rsidR="008D350B">
        <w:rPr>
          <w:rFonts w:ascii="Times New Roman" w:hAnsi="Times New Roman" w:cs="Times New Roman"/>
          <w:sz w:val="24"/>
          <w:szCs w:val="24"/>
          <w:lang w:val="en-GB"/>
        </w:rPr>
        <w:t xml:space="preserve"> provides further evidence for the role of ongoing EEG in the processing of speech in noise. Participants’ α (individual centre frequencies within the 8-13Hz range) power recorded at a </w:t>
      </w:r>
      <w:proofErr w:type="spellStart"/>
      <w:r w:rsidRPr="00D74E9A" w:rsidR="008D350B">
        <w:rPr>
          <w:rFonts w:ascii="Times New Roman" w:hAnsi="Times New Roman" w:cs="Times New Roman"/>
          <w:sz w:val="24"/>
          <w:szCs w:val="24"/>
          <w:lang w:val="en-GB"/>
        </w:rPr>
        <w:t>centro</w:t>
      </w:r>
      <w:proofErr w:type="spellEnd"/>
      <w:r w:rsidRPr="00D74E9A" w:rsidR="008D350B">
        <w:rPr>
          <w:rFonts w:ascii="Times New Roman" w:hAnsi="Times New Roman" w:cs="Times New Roman"/>
          <w:sz w:val="24"/>
          <w:szCs w:val="24"/>
          <w:lang w:val="en-GB"/>
        </w:rPr>
        <w:t xml:space="preserve">-parietal electrode (but spatially unresolved) prior to the presentation of spoken digits presented in a noise background, was analysed for an association with their ability to recognise the digits. It was found that mean α power averaged over trials positively predicted performance, such that higher α power was associated with improved performance in the digit recognition task. </w:t>
      </w:r>
      <w:ins w:author="Houwelin2" w:date="2022-09-05T10:27:00Z" w:id="0">
        <w:r w:rsidR="001D7EEB">
          <w:rPr>
            <w:rFonts w:ascii="Times New Roman" w:hAnsi="Times New Roman" w:cs="Times New Roman"/>
            <w:sz w:val="24"/>
            <w:szCs w:val="24"/>
            <w:lang w:val="en-GB"/>
          </w:rPr>
          <w:t>One secondary aim of the current study was to assess the reproducibility of this result</w:t>
        </w:r>
      </w:ins>
      <w:ins w:author="Houwelin2" w:date="2022-09-05T10:28:00Z" w:id="1">
        <w:r w:rsidR="001D7EEB">
          <w:rPr>
            <w:rFonts w:ascii="Times New Roman" w:hAnsi="Times New Roman" w:cs="Times New Roman"/>
            <w:sz w:val="24"/>
            <w:szCs w:val="24"/>
            <w:lang w:val="en-GB"/>
          </w:rPr>
          <w:t xml:space="preserve"> in a new dataset.</w:t>
        </w:r>
      </w:ins>
    </w:p>
    <w:p w:rsidRPr="00D74E9A" w:rsidR="008D350B" w:rsidP="00D74E9A" w:rsidRDefault="008D350B" w14:paraId="22168E89" w14:textId="2FF7531E">
      <w:pPr>
        <w:spacing w:after="120" w:line="480" w:lineRule="auto"/>
        <w:ind w:right="4"/>
        <w:jc w:val="both"/>
        <w:rPr>
          <w:rFonts w:ascii="Times New Roman" w:hAnsi="Times New Roman" w:cs="Times New Roman"/>
          <w:sz w:val="24"/>
          <w:szCs w:val="24"/>
        </w:rPr>
      </w:pPr>
      <w:r w:rsidRPr="00D74E9A">
        <w:rPr>
          <w:rFonts w:ascii="Times New Roman" w:hAnsi="Times New Roman" w:cs="Times New Roman"/>
          <w:sz w:val="24"/>
          <w:szCs w:val="24"/>
          <w:lang w:val="en-GB"/>
        </w:rPr>
        <w:t>Whilst studying the relation between ongoing EEG and individual differences in speech recognition is highly valuable, in this study we aim at assessing the association between ongoing EEG power and the recognition of words in noise within participant. Understanding this relation may provide further insights on the neurobiological basis of the role of ongoing EEG activity in speech perception. Studies using intracranial recordings have demonstrated that α activity is inversely related to cortical excitability</w:t>
      </w:r>
      <w:r w:rsidR="004C7B1B">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{"citationItems":[{"id":"ITEM-1","itemData":{"DOI":"10.1073/pnas.1117190108","ISSN":"00278424","PMID":"22084106","abstract":"Extensive work in humans using magneto- and electroencephalography strongly suggests that decreased oscillatory α-activity (8-14 Hz) facilitates processing in a given region, whereas increased α-activity serves to actively suppress irrelevant or interfering processing. However, little work has been done to understand how α-activity is linked to neuronal firing. Here, we simultaneously recorded local field potentials and spikes from somatosensory, premotor, and motor regions while a trained monkey performed a vibrotactile discrimination task. In the local field potentials we observed strong activity in the α-band, which decreased in the sensorimotor regions during the discrimination task. This α-power decrease predicted better discrimination performance. Furthermore, the α-oscillations demonstrated a rhythmic relation with the spiking, such that firing was highest at the trough of the α-cycle. Firing rates increased with a decrease in α-power. These findings suggest that α-oscillations exercise a strong inhibitory influence on both spike timing and firing rate. Thus, the pulsed inhibition by α-oscillations plays an important functional role in the extended sensorimotor system.","author":[{"dropping-particle":"","family":"Haegens","given":"Saskia","non-dropping-particle":"","parse-names":false,"suffix":""},{"dropping-particle":"","family":"Nácher","given":"Verónica","non-dropping-particle":"","parse-names":false,"suffix":""},{"dropping-particle":"","family":"Luna","given":"Rogelio","non-dropping-particle":"","parse-names":false,"suffix":""},{"dropping-particle":"","family":"Romo","given":"Ranulfo","non-dropping-particle":"","parse-names":false,"suffix":""},{"dropping-particle":"","family":"Jensen","given":"Ole","non-dropping-particle":"","parse-names":false,"suffix":""}],"container-title":"Proceedings of the National Academy of Sciences of the United States of America","id":"ITEM-1","issue":"48","issued":{"date-parts":[["2011"]]},"page":"19377-19382","title":"α-Oscillations in the monkey sensorimotor network influence discrimination performance by rhythmical inhibition of neuronal spiking","type":"article-journal","volume":"108"},"uris":["http://www.mendeley.com/documents/?uuid=20d70da5-2ce0-429d-b6ad-09a99da7b346"]},{"id":"ITEM-2","itemData":{"DOI":"10.1016/j.neuroimage.2021.118746","ISSN":"10538119","abstract":"The ability to process and respond to external input is critical for adaptive behavior. Why, then, do neural and behavioral responses vary across repeated presentations of the same sensory input? Spontaneous fluctuations of neuronal excitability are currently hypothesized to underlie the trial-by-trial variability in sensory processing. To test this, we capitalized on invasive electrophysiology in neurosurgical patients performing an auditory discrimination task with visual cues: specifically, we examined the interaction between prestimulus alpha oscillations, excitability, task performance, and decoded neural stimulus representations. We found that strong prestimulus oscillations in the alpha+ band (i.e., alpha and neighboring frequencies), rather than the aperiodic signal, correlated with a low excitability state, indexed by reduced broadband high-frequency activity. This state was related to slower reaction times and reduced neural stimulus encoding strength. We propose that the alpha+ rhythm modulates excitability, thereby resulting in variability in behavior and sensory representations despite identical input.Competing Interest StatementThe authors have declared no competing interest.","author":[{"dropping-particle":"","family":"Iemi","given":"Luca","non-dropping-particle":"","parse-names":false,"suffix":""},{"dropping-particle":"","family":"Gwilliams","given":"Laura","non-dropping-particle":"","parse-names":false,"suffix":""},{"dropping-particle":"","family":"Samaha","given":"Jason","non-dropping-particle":"","parse-names":false,"suffix":""},{"dropping-particle":"","family":"Auksztulewicz","given":"Ryszard","non-dropping-particle":"","parse-names":false,"suffix":""},{"dropping-particle":"","family":"Cycowicz","given":"Yael M","non-dropping-particle":"","parse-names":false,"suffix":""},{"dropping-particle":"","family":"King","given":"Jean-Remi","non-dropping-particle":"","parse-names":false,"suffix":""},{"dropping-particle":"V","family":"Nikulin","given":"Vadim","non-dropping-particle":"","parse-names":false,"suffix":""},{"dropping-particle":"","family":"Thesen","given":"Thomas","non-dropping-particle":"","parse-names":false,"suffix":""},{"dropping-particle":"","family":"Doyle","given":"Werner","non-dropping-particle":"","parse-names":false,"suffix":""},{"dropping-particle":"","family":"Devinsky","given":"Orrin","non-dropping-particle":"","parse-names":false,"suffix":""},{"dropping-particle":"","family":"Schroeder","given":"Charles E","non-dropping-particle":"","parse-names":false,"suffix":""},{"dropping-particle":"","family":"Melloni","given":"Lucia","non-dropping-particle":"","parse-names":false,"suffix":""},{"dropping-particle":"","family":"Haegens","given":"Saskia","non-dropping-particle":"","parse-names":false,"suffix":""}],"container-title":"NeuroImage","id":"ITEM-2","issued":{"date-parts":[["2021"]]},"page":"118746","publisher":"Elsevier Inc.","title":"Ongoing neural oscillations influence behavior and sensory representations by suppressing neuronal excitability","type":"article-journal"},"uris":["http://www.mendeley.com/documents/?uuid=85cd6384-cc10-4351-ad6a-36c156b26e17"]}],"mendeley":{"formattedCitation":"(Haegens et al., 2011; Iemi et al., 2021)","plainTextFormattedCitation":"(Haegens et al., 2011; Iemi et al., 2021)","previouslyFormattedCitation":"(Haegens et al., 2011; Iemi et al., 2021)"},"properties":{"noteIndex":0},"schema":"https://github.com/citation-style-language/schema/raw/master/csl-citation.json"}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(Haegens et al., 2011; Iemi et al., 2021)</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Thus, reduced pre-stimulus α power results in the cortex being generally more susceptible to input, determining more frequent reports of stimulus presence (including false alarms) and higher levels of confidence in the perceptual decision</w:t>
      </w:r>
      <w:r w:rsidR="004C7B1B">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 xml:space="preserve">ADDIN CSL_CITATION {"citationItems":[{"id":"ITEM-1","itemData":{"DOI":"10.1523/JNEUROSCI.3755-12.2013","ISSN":"02706474","PMID":"23407974","abstract":"Several studies have demonstrated that prestimulus occipital alpha-band activity substantially influences subjective perception and discrimination of near-threshold or masked visual stimuli. Here, we studied the role of prestimulus power fluctuations in two visual phenomena called double-flash illusion (DFI) and fusion effect (FE), both consisting of suprathreshold stimuli. In both phenomena, human subjects' perception varies on a trial-by-trial basis between perceiving one or two visual stimuli, despite constant stimulation. In the FE, two stimuli correspond to veridical perception. In the DFI, two stimuli correspond to an illusory perception. This provides for a critical test of whether reduced alpha power indeed promotes veridical perception in general. We find that in both, DFI and FE, reduced prestimulus occipital alpha predicts the perception of two stimuli, regardless of whether this is veridical (FE) or illusory (DFI). Our results suggest that reduced alpha-band power does not always predict improved visual processing, but rather enhanced excitability. In addition, for the DFI, enhanced prestimulus occipital gamma-band power predicted the perception of two visual stimuli. These findings provide new insights into the role of prestimulus rhythmic activity for visual processing. © 2013 the authors.","author":[{"dropping-particle":"","family":"Lange","given":"Joachim","non-dropping-particle":"","parse-names":false,"suffix":""},{"dropping-particle":"","family":"Oostenveld","given":"Robert","non-dropping-particle":"","parse-names":false,"suffix":""},{"dropping-particle":"","family":"Fries","given":"Pascal","non-dropping-particle":"","parse-names":false,"suffix":""}],"container-title":"Journal of Neuroscience","id":"ITEM-1","issue":"7","issued":{"date-parts":[["2013"]]},"page":"3212-3220","title":"Reduced occipital alpha power indexes enhanced excitability rather than improved visual perception","type":"article-journal","volume":"33"},"uris":["http://www.mendeley.com/documents/?uuid=645e5fa4-0b65-4473-8a22-fdb853952953"]},{"id":"ITEM-2","itemData":{"DOI":"10.1111/psyp.12666","ISSN":"15405958","PMID":"27144476","abstract":"Recent studies have linked variability in near-threshold stimulus detection to fluctuations in the prestimulus EEG alpha power (α, </w:instrText>
      </w:r>
      <w:r w:rsidR="00FE43C0">
        <w:rPr>
          <w:rFonts w:ascii="Cambria Math" w:hAnsi="Cambria Math" w:cs="Cambria Math"/>
          <w:sz w:val="24"/>
          <w:szCs w:val="24"/>
          <w:lang w:val="en-GB"/>
        </w:rPr>
        <w:instrText>∼</w:instrText>
      </w:r>
      <w:r w:rsidR="00FE43C0">
        <w:rPr>
          <w:rFonts w:ascii="Times New Roman" w:hAnsi="Times New Roman" w:cs="Times New Roman"/>
          <w:sz w:val="24"/>
          <w:szCs w:val="24"/>
          <w:lang w:val="en-GB"/>
        </w:rPr>
        <w:instrText>8-12 Hz). Typically, these studies rely on hit rate as a measure of detection performance and show that detection is enhanced when α power is low compared to when it is high. However, hit rates are determined by both sensitivity to the stimulus and the placement of the response criterion. Here, we investigated the relationships between prestimulus α power and variability in these two measures on a single-trial basis. We confirm earlier reports that detection is inversely related to power in the individual α-frequency band. However, our results show a stronger relationship between α power and response criterion than with sensitivity. Higher α power was related to a more conservative response criterion (i.e., more \"no\" responses). A response criterion that varies depending on α power might help to optimize performance in an excited state and protect against false positives in a relatively disengaged state.","author":[{"dropping-particle":"","family":"Limbach","given":"Katharina","non-dropping-particle":"","parse-names":false,"suffix":""},{"dropping-particle":"","family":"Corballis","given":"Paul M.","non-dropping-particle":"","parse-names":false,"suffix":""}],"container-title":"Psychophysiology","id":"ITEM-2","issue":"8","issued":{"date-parts":[["2016"]]},"page":"1154-1164","title":"Prestimulus alpha power influences response criterion in a detection task","type":"article-journal","volume":"53"},"uris":["http://www.mendeley.com/documents/?uuid=b0f4474b-a0d6-4c13-af31-3f965315886e"]},{"id":"ITEM-3","itemData":{"DOI":"10.1016/j.concog.2017.02.005","ISSN":"10902376","PMID":"28222937","abstract":"The magnitude of power in the alpha-band (8–13 Hz) of the electroencephalogram (EEG) prior to the onset of a near threshold visual stimulus predicts performance. Together with other findings, this has been interpreted as evidence that alpha-band dynamics reflect cortical excitability. We reasoned, however, that non-specific changes in excitability would be expected to influence signal and noise in the same way, leaving actual discriminability unchanged. Indeed, using a two-choice orientation discrimination task, we found that discrimination accuracy was unaffected by fluctuations in prestimulus alpha power. Decision confidence, on the other hand, was strongly negatively correlated with prestimulus alpha power. This finding constitutes a clear dissociation between objective and subjective measures of visual perception as a function of prestimulus cortical excitability. This dissociation is predicted by a model where the balance of evidence supporting each choice drives objective performance but only the magnitude of evidence supporting the selected choice drives subjective reports, suggesting that human perceptual confidence can be suboptimal with respect to tracking objective accuracy.","author":[{"dropping-particle":"","family":"Samaha","given":"Jason","non-dropping-particle":"","parse-names":false,"suffix":""},{"dropping-particle":"","family":"Iemi","given":"Luca","non-dropping-particle":"","parse-names":false,"suffix":""},{"dropping-particle":"","family":"Postle","given":"Bradley R.","non-dropping-particle":"","parse-names":false,"suffix":""}],"container-title":"Consciousness and Cognition","id":"ITEM-3","issued":{"date-parts":[["2017"]]},"page":"47-55","publisher":"Elsevier Inc.","title":"Prestimulus alpha-band power biases visual discrimination confidence, but not accuracy","type":"article-journal","volume":"54"},"uris":["http://www.mendeley.com/documents/?uuid=63af18d7-a95f-47e5-bad0-c41840ddb919"]}],"mendeley":{"formattedCitation":"(Lange et al., 2013; Limbach &amp; Corballis, 2016; Samaha et al., 2017)","plainTextFormattedCitation":"(Lange et al., 2013; Limbach &amp; Corballis, 2016; Samaha et al., 2017)","previouslyFormattedCitation":"(Lange et al., 2013; Limbach &amp; Corballis, 2016; Samaha et al., 2017)"},"properties":{"noteIndex":0},"schema":"https://github.com/citation-style-language/schema/raw/master/csl-citation.json"}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(Lange et al., 2013; Limbach &amp; Corballis, 2016; Samaha et al., 2017)</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xml:space="preserve">. In studies of auditory perception, </w:t>
      </w:r>
      <w:r w:rsidRPr="00D74E9A" w:rsidR="00FA2453">
        <w:rPr>
          <w:rFonts w:ascii="Times New Roman" w:hAnsi="Times New Roman" w:cs="Times New Roman"/>
          <w:sz w:val="24"/>
          <w:szCs w:val="24"/>
          <w:lang w:val="en-GB"/>
        </w:rPr>
        <w:t xml:space="preserve">properties of </w:t>
      </w:r>
      <w:r w:rsidRPr="00D74E9A">
        <w:rPr>
          <w:rFonts w:ascii="Times New Roman" w:hAnsi="Times New Roman" w:cs="Times New Roman"/>
          <w:sz w:val="24"/>
          <w:szCs w:val="24"/>
          <w:lang w:val="en-GB"/>
        </w:rPr>
        <w:t>ongoing EEG ha</w:t>
      </w:r>
      <w:r w:rsidRPr="00D74E9A" w:rsidR="00FA2453">
        <w:rPr>
          <w:rFonts w:ascii="Times New Roman" w:hAnsi="Times New Roman" w:cs="Times New Roman"/>
          <w:sz w:val="24"/>
          <w:szCs w:val="24"/>
          <w:lang w:val="en-GB"/>
        </w:rPr>
        <w:t>ve</w:t>
      </w:r>
      <w:r w:rsidRPr="00D74E9A">
        <w:rPr>
          <w:rFonts w:ascii="Times New Roman" w:hAnsi="Times New Roman" w:cs="Times New Roman"/>
          <w:sz w:val="24"/>
          <w:szCs w:val="24"/>
          <w:lang w:val="en-GB"/>
        </w:rPr>
        <w:t xml:space="preserve"> been found not only to predict stimulus detection, but also intensity- and frequency- discrimination of tones in noise</w:t>
      </w:r>
      <w:r w:rsidR="004C7B1B">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{"citationItems":[{"id":"ITEM-1","itemData":{"DOI":"10.1073/pnas.1524087113","ISSN":"10916490","PMID":"27071110","abstract":"The qualities of perception depend not only on the sensory inputs but also on the brain state before stimulus presentation. Although the collective evidence from neuroimaging studies for a relation between prestimulus state and perception is strong, the interpretation in the context of sensory computations or decision processes has remained difficult. In the auditory system, for example, previous studies have reported a wide range of effects in terms of the perceptually relevant frequency bands and state parameters (phase/ power). To dissociate influences of state on earlier sensory representations and higher-level decision processes, we collected behavioral and EEG data in human participants performing two auditory discrimination tasks relying on distinct acoustic features. Using single-trial decoding, we quantified the relation between prestimulus activity, relevant sensory evidence, and choice in different taskrelevant EEG components. Within auditory networks, we found that phase had no direct influence on choice, whereas power in taskspecific frequency bands affected the encoding of sensory evidence. Within later-activated frontoparietal regions, theta and alpha phase had a direct influence on choice, without involving sensory evidence. These results delineate two consistent mechanisms by which prestimulus activity shapes perception. However, the timescales of the relevant neural activity depend on the specific brain regions engaged by the respective task.","author":[{"dropping-particle":"","family":"Kayser","given":"Stephanie J.","non-dropping-particle":"","parse-names":false,"suffix":""},{"dropping-particle":"","family":"McNair","given":"Steven W.","non-dropping-particle":"","parse-names":false,"suffix":""},{"dropping-particle":"","family":"Kayser","given":"Christoph","non-dropping-particle":"","parse-names":false,"suffix":""}],"container-title":"Proceedings of the National Academy of Sciences of the United States of America","id":"ITEM-1","issue":"17","issued":{"date-parts":[["2016"]]},"page":"4842-4847","title":"Prestimulus influences on auditory perception from sensory representations and decision processes","type":"article-journal","volume":"113"},"uris":["http://www.mendeley.com/documents/?uuid=80a38c6c-0250-4c31-90cf-146407f84b8b"]},{"id":"ITEM-2","itemData":{"DOI":"10.1016/j.neuroimage.2018.10.085","ISSN":"10959572","PMID":"30391564","abstract":"As we get older, perception in cluttered environments becomes increasingly difficult as a result of changes in peripheral and central neural processes. Given the aging society, it is important to understand the neural mechanisms constraining perception in the elderly. In young participants, the state of rhythmic brain activity prior to a stimulus has been shown to modulate the neural encoding and perceptual impact of this stimulus – yet it remains unclear whether, and if so, how, the perceptual relevance of pre-stimulus activity changes with age. Using the auditory system as a model, we recorded EEG activity during a frequency discrimination task from younger and older human listeners. By combining single-trial EEG decoding with linear modelling we demonstrate consistent statistical relations between pre-stimulus power and the encoding of sensory evidence in short-latency EEG components, and more variable relations between pre-stimulus phase and subjects’ decisions in longer-latency components. At the same time, we observed a significant slowing of auditory evoked responses and a flattening of the overall EEG frequency spectrum in the older listeners. Our results point to mechanistically consistent relations between rhythmic brain activity and sensory encoding that emerge despite changes in neural response latencies and the relative amplitude of rhythmic brain activity with age.","author":[{"dropping-particle":"","family":"McNair","given":"Steven W.","non-dropping-particle":"","parse-names":false,"suffix":""},{"dropping-particle":"","family":"Kayser","given":"Stephanie J.","non-dropping-particle":"","parse-names":false,"suffix":""},{"dropping-particle":"","family":"Kayser","given":"Christoph","non-dropping-particle":"","parse-names":false,"suffix":""}],"container-title":"NeuroImage","id":"ITEM-2","issue":"November 2018","issued":{"date-parts":[["2019"]]},"page":"22-32","publisher":"Elsevier Ltd","title":"Consistent pre-stimulus influences on auditory perception across the lifespan","type":"article-journal","volume":"186"},"uris":["http://www.mendeley.com/documents/?uuid=8d1f3114-5c9d-4329-a86e-497ad3f009d6"]}],"mendeley":{"formattedCitation":"(Kayser et al., 2016; McNair et al., 2019)","plainTextFormattedCitation":"(Kayser et al., 2016; McNair et al., 2019)","previouslyFormattedCitation":"(Kayser et al., 2016; McNair et al., 2019)"},"properties":{"noteIndex":0},"schema":"https://github.com/citation-style-language/schema/raw/master/csl-citation.json"}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(Kayser et al., 2016; McNair et al., 2019)</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xml:space="preserve">. Once more, </w:t>
      </w:r>
      <w:proofErr w:type="gramStart"/>
      <w:r w:rsidRPr="00D74E9A">
        <w:rPr>
          <w:rFonts w:ascii="Times New Roman" w:hAnsi="Times New Roman" w:cs="Times New Roman"/>
          <w:sz w:val="24"/>
          <w:szCs w:val="24"/>
          <w:lang w:val="en-GB"/>
        </w:rPr>
        <w:t>the α</w:t>
      </w:r>
      <w:proofErr w:type="gramEnd"/>
      <w:r w:rsidRPr="00D74E9A">
        <w:rPr>
          <w:rFonts w:ascii="Times New Roman" w:hAnsi="Times New Roman" w:cs="Times New Roman"/>
          <w:sz w:val="24"/>
          <w:szCs w:val="24"/>
          <w:lang w:val="en-GB"/>
        </w:rPr>
        <w:t xml:space="preserve"> rhythm plays a prominent role in these studies too. Properties of ongoing, pre-stimulus EEG activity also predict performance in higher-level speech perception tasks such as syllable discrimination</w:t>
      </w:r>
      <w:r w:rsidR="004C7B1B">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{"citationItems":[{"id":"ITEM-1","itemData":{"DOI":"10.1073/pnas.1517519112","ISBN":"1091-6490 (Electronic)\\r0027-8424 (Linking)","ISSN":"0027-8424","PMID":"26668393","abstract":"The role of oscillatory phase for perceptual and cognitive processes is being increasingly acknowledged. To date, little is known about the direct role of phase in categorical perception. Here we show in two separate experiments that the identification of ambiguous syllables that can either be perceived as /da/ or /ga/ is biased by the underlying oscillatory phase as measured with EEG and sensory entrainment to rhythmic stimuli. The measured phase difference in which perception is biased toward /da/ or /ga/ exactly matched the different temporal onset delays in natural audiovisual speech between mouth movements and speech sounds, which last 80 ms longer for /ga/ than for /da/. These results indicate the functional relationship between prestimulus phase and syllable identification, and signify that the origin of this phase relationship could lie in exposure and subsequent learning of unique audiovisual temporal onset differences.","author":[{"dropping-particle":"","family":"Oever","given":"Sanne","non-dropping-particle":"ten","parse-names":false,"suffix":""},{"dropping-particle":"","family":"Sack","given":"Alexander T.","non-dropping-particle":"","parse-names":false,"suffix":""}],"container-title":"Proceedings of the National Academy of Sciences","id":"ITEM-1","issue":"52","issued":{"date-parts":[["2015"]]},"page":"15833-15837","title":"Oscillatory phase shapes syllable perception","type":"article-journal","volume":"112"},"uris":["http://www.mendeley.com/documents/?uuid=f6144107-7627-44f1-98f8-a57d1b76ef09"]}],"mendeley":{"formattedCitation":"(ten Oever &amp; Sack, 2015)","plainTextFormattedCitation":"(ten Oever &amp; Sack, 2015)","previouslyFormattedCitation":"(ten Oever &amp; Sack, 2015)"},"properties":{"noteIndex":0},"schema":"https://github.com/citation-style-language/schema/raw/master/csl-citation.json"}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(ten Oever &amp; Sack, 2015)</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xml:space="preserve"> and lexical decision in noise</w:t>
      </w:r>
      <w:ins w:author="Houwelin2" w:date="2022-09-05T10:27:00Z" w:id="2">
        <w:r w:rsidR="001D7EEB">
          <w:rPr>
            <w:rFonts w:ascii="Times New Roman" w:hAnsi="Times New Roman" w:cs="Times New Roman"/>
            <w:sz w:val="24"/>
            <w:szCs w:val="24"/>
            <w:lang w:val="en-GB"/>
          </w:rPr>
          <w:t xml:space="preserve"> </w:t>
        </w:r>
      </w:ins>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{"citationItems":[{"id":"ITEM-1","itemData":{"DOI":"10.1523/JNEUROSCI.3357-14.2015","ISSN":"15292401","PMID":"25698760","abstract":"Psychophysical target detection has been shown to be modulated by slow oscillatory brain phase. However, thus far, only low-level sensory stimuli have been used as targets. The current human electroencephalography (EEG) study examined the influence of neural oscillatory phase on a lexical-decision task performed for stimuli embedded in noise. Neural phase angles were compared for correct versus incorrect lexical decisions using a phase bifurcation index (BI), which quantifies differences in mean phase angles and phase concentrations between correct and incorrect trials. Neural phase angles in the alpha frequency range (8-12 Hz) over right anterior sensors were approximately antiphase in a prestimulus time window, and thus successfully distinguished between correct and incorrect lexical decisions. Moreover, alpha-band oscillations were again approximately antiphase across participants for correct versus incorrect trials during a later peristimulus time window (~500 ms) at left-central electrodes. Strikingly, lexical decision accuracy was not predicted by either event-related potentials (ERPs) or oscillatory power measures. We suggest that correct lexical decisions depend both on successful sensory processing, which is made possible by the alignment of stimulus onset with an optimal alpha phase, as well as integration and weighting of decisional information, which is coupled to alpha phase immediately following the critical manipulation that differentiated words from pseudowords. The current study constitutes a first step toward characterizing the role of dynamic oscillatory brain states for higher cognitive functions, such as spoken word recognition.","author":[{"dropping-particle":"","family":"Strauß","given":"Antje","non-dropping-particle":"","parse-names":false,"suffix":""},{"dropping-particle":"","family":"Henry","given":"Molly J.","non-dropping-particle":"","parse-names":false,"suffix":""},{"dropping-particle":"","family":"Scharinger","given":"Mathias","non-dropping-particle":"","parse-names":false,"suffix":""},{"dropping-particle":"","family":"Obleser","given":"Jonas","non-dropping-particle":"","parse-names":false,"suffix":""}],"container-title":"Journal of Neuroscience","id":"ITEM-1","issue":"7","issued":{"date-parts":[["2015"]]},"page":"3256-3262","title":"Alpha phase determines successful lexical decision in noise","type":"article-journal","volume":"35"},"uris":["http://www.mendeley.com/documents/?uuid=16e522e5-cd21-4fdc-9b15-0467ef8c22a3"]}],"mendeley":{"formattedCitation":"(Strauß et al., 2015)","plainTextFormattedCitation":"(Strauß et al., 2015)","previouslyFormattedCitation":"(Strauß et al., 2015)"},"properties":{"noteIndex":0},"schema":"https://github.com/citation-style-language/schema/raw/master/csl-citation.json"}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(Strauß et al., 2015)</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xml:space="preserve">. </w:t>
      </w:r>
    </w:p>
    <w:p w:rsidRPr="00D74E9A" w:rsidR="008D350B" w:rsidP="00D74E9A" w:rsidRDefault="008D350B" w14:paraId="5666D6DD" w14:textId="4337FB00">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lastRenderedPageBreak/>
        <w:t xml:space="preserve">In sum, EEG power has been shown to predict both </w:t>
      </w:r>
      <w:r w:rsidRPr="00D74E9A" w:rsidR="00AB1D04">
        <w:rPr>
          <w:rFonts w:ascii="Times New Roman" w:hAnsi="Times New Roman" w:cs="Times New Roman"/>
          <w:sz w:val="24"/>
          <w:szCs w:val="24"/>
          <w:lang w:val="en-GB"/>
        </w:rPr>
        <w:t>inter</w:t>
      </w:r>
      <w:r w:rsidR="00D21487">
        <w:rPr>
          <w:rFonts w:ascii="Times New Roman" w:hAnsi="Times New Roman" w:cs="Times New Roman"/>
          <w:sz w:val="24"/>
          <w:szCs w:val="24"/>
          <w:lang w:val="en-GB"/>
        </w:rPr>
        <w:t>-</w:t>
      </w:r>
      <w:r w:rsidRPr="00D74E9A" w:rsidR="00AB1D04">
        <w:rPr>
          <w:rFonts w:ascii="Times New Roman" w:hAnsi="Times New Roman" w:cs="Times New Roman"/>
          <w:sz w:val="24"/>
          <w:szCs w:val="24"/>
          <w:lang w:val="en-GB"/>
        </w:rPr>
        <w:t xml:space="preserve">individual differences in </w:t>
      </w:r>
      <w:r w:rsidRPr="00D74E9A">
        <w:rPr>
          <w:rFonts w:ascii="Times New Roman" w:hAnsi="Times New Roman" w:cs="Times New Roman"/>
          <w:sz w:val="24"/>
          <w:szCs w:val="24"/>
          <w:lang w:val="en-GB"/>
        </w:rPr>
        <w:t>performance in speech-in-noise comprehension tasks</w:t>
      </w:r>
      <w:r w:rsidRPr="00D74E9A" w:rsidDel="00551FD8">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t xml:space="preserve">and within-subject performance </w:t>
      </w:r>
      <w:r w:rsidRPr="00D74E9A" w:rsidR="00AB1D04">
        <w:rPr>
          <w:rFonts w:ascii="Times New Roman" w:hAnsi="Times New Roman" w:cs="Times New Roman"/>
          <w:sz w:val="24"/>
          <w:szCs w:val="24"/>
          <w:lang w:val="en-GB"/>
        </w:rPr>
        <w:t xml:space="preserve">variability </w:t>
      </w:r>
      <w:r w:rsidRPr="00D74E9A">
        <w:rPr>
          <w:rFonts w:ascii="Times New Roman" w:hAnsi="Times New Roman" w:cs="Times New Roman"/>
          <w:sz w:val="24"/>
          <w:szCs w:val="24"/>
          <w:lang w:val="en-GB"/>
        </w:rPr>
        <w:t xml:space="preserve">in a number of auditory detection and discrimination tasks. </w:t>
      </w:r>
      <w:r w:rsidRPr="00D74E9A" w:rsidR="00AB1D04">
        <w:rPr>
          <w:rFonts w:ascii="Times New Roman" w:hAnsi="Times New Roman" w:cs="Times New Roman"/>
          <w:sz w:val="24"/>
          <w:szCs w:val="24"/>
          <w:lang w:val="en-GB"/>
        </w:rPr>
        <w:t xml:space="preserve">However, </w:t>
      </w:r>
      <w:r w:rsidRPr="00D74E9A">
        <w:rPr>
          <w:rFonts w:ascii="Times New Roman" w:hAnsi="Times New Roman" w:cs="Times New Roman"/>
          <w:sz w:val="24"/>
          <w:szCs w:val="24"/>
          <w:lang w:val="en-GB"/>
        </w:rPr>
        <w:t xml:space="preserve">whether within-subject </w:t>
      </w:r>
      <w:r w:rsidRPr="00D74E9A" w:rsidR="00AB1D04">
        <w:rPr>
          <w:rFonts w:ascii="Times New Roman" w:hAnsi="Times New Roman" w:cs="Times New Roman"/>
          <w:sz w:val="24"/>
          <w:szCs w:val="24"/>
          <w:lang w:val="en-GB"/>
        </w:rPr>
        <w:t xml:space="preserve">variability </w:t>
      </w:r>
      <w:r w:rsidRPr="00D74E9A" w:rsidR="00D37015">
        <w:rPr>
          <w:rFonts w:ascii="Times New Roman" w:hAnsi="Times New Roman" w:cs="Times New Roman"/>
          <w:sz w:val="24"/>
          <w:szCs w:val="24"/>
          <w:lang w:val="en-GB"/>
        </w:rPr>
        <w:t xml:space="preserve">in </w:t>
      </w:r>
      <w:r w:rsidRPr="00D74E9A">
        <w:rPr>
          <w:rFonts w:ascii="Times New Roman" w:hAnsi="Times New Roman" w:cs="Times New Roman"/>
          <w:sz w:val="24"/>
          <w:szCs w:val="24"/>
          <w:lang w:val="en-GB"/>
        </w:rPr>
        <w:t xml:space="preserve">EEG activity </w:t>
      </w:r>
      <w:r w:rsidRPr="00D74E9A" w:rsidR="00D37015">
        <w:rPr>
          <w:rFonts w:ascii="Times New Roman" w:hAnsi="Times New Roman" w:cs="Times New Roman"/>
          <w:sz w:val="24"/>
          <w:szCs w:val="24"/>
          <w:lang w:val="en-GB"/>
        </w:rPr>
        <w:t xml:space="preserve">(e.g., on a trial-to-trial basis) </w:t>
      </w:r>
      <w:r w:rsidRPr="00D74E9A">
        <w:rPr>
          <w:rFonts w:ascii="Times New Roman" w:hAnsi="Times New Roman" w:cs="Times New Roman"/>
          <w:sz w:val="24"/>
          <w:szCs w:val="24"/>
          <w:lang w:val="en-GB"/>
        </w:rPr>
        <w:t>modulates the probability of correctly recognising individual speech items embedded in noise</w:t>
      </w:r>
      <w:r w:rsidRPr="00D74E9A" w:rsidR="00747651">
        <w:rPr>
          <w:rFonts w:ascii="Times New Roman" w:hAnsi="Times New Roman" w:cs="Times New Roman"/>
          <w:sz w:val="24"/>
          <w:szCs w:val="24"/>
          <w:lang w:val="en-GB"/>
        </w:rPr>
        <w:t>,</w:t>
      </w:r>
      <w:r w:rsidRPr="00D74E9A" w:rsidR="00E526C0">
        <w:rPr>
          <w:rFonts w:ascii="Times New Roman" w:hAnsi="Times New Roman" w:cs="Times New Roman"/>
          <w:sz w:val="24"/>
          <w:szCs w:val="24"/>
          <w:lang w:val="en-GB"/>
        </w:rPr>
        <w:t xml:space="preserve"> is yet to be demonstrated</w:t>
      </w:r>
      <w:r w:rsidRPr="00D74E9A">
        <w:rPr>
          <w:rFonts w:ascii="Times New Roman" w:hAnsi="Times New Roman" w:cs="Times New Roman"/>
          <w:sz w:val="24"/>
          <w:szCs w:val="24"/>
          <w:lang w:val="en-GB"/>
        </w:rPr>
        <w:t xml:space="preserve">. </w:t>
      </w:r>
      <w:r w:rsidRPr="00D74E9A" w:rsidR="000566C6">
        <w:rPr>
          <w:rFonts w:ascii="Times New Roman" w:hAnsi="Times New Roman" w:cs="Times New Roman"/>
          <w:sz w:val="24"/>
          <w:szCs w:val="24"/>
          <w:lang w:val="en-GB"/>
        </w:rPr>
        <w:t>By attempting to fill this knowledge gap</w:t>
      </w:r>
      <w:r w:rsidRPr="00D74E9A" w:rsidR="00FC21D9">
        <w:rPr>
          <w:rFonts w:ascii="Times New Roman" w:hAnsi="Times New Roman" w:cs="Times New Roman"/>
          <w:sz w:val="24"/>
          <w:szCs w:val="24"/>
          <w:lang w:val="en-GB"/>
        </w:rPr>
        <w:t>, we aim to elucidate whether modulating EEG activity has the potential to affect</w:t>
      </w:r>
      <w:r w:rsidRPr="00D74E9A" w:rsidR="00995548">
        <w:rPr>
          <w:rFonts w:ascii="Times New Roman" w:hAnsi="Times New Roman" w:cs="Times New Roman"/>
          <w:sz w:val="24"/>
          <w:szCs w:val="24"/>
          <w:lang w:val="en-GB"/>
        </w:rPr>
        <w:t xml:space="preserve"> speech recognition.</w:t>
      </w:r>
      <w:r w:rsidRPr="00D74E9A" w:rsidR="001C3F43">
        <w:rPr>
          <w:rFonts w:ascii="Times New Roman" w:hAnsi="Times New Roman" w:cs="Times New Roman"/>
          <w:sz w:val="24"/>
          <w:szCs w:val="24"/>
          <w:lang w:val="en-GB"/>
        </w:rPr>
        <w:t xml:space="preserve"> Shall this be the case, this study may pave the way for the development and evaluation of non-invasive interventions, such as transcranial electrical stimulation or neurofeedback, aimed at restoring sub-optimal speech perception through externally- or internally-driven regulation of neural activity.</w:t>
      </w:r>
      <w:r w:rsidRPr="00D74E9A" w:rsidR="00FC21D9">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t xml:space="preserve">In the current exploratory study, we </w:t>
      </w:r>
      <w:r w:rsidRPr="00D74E9A" w:rsidR="00D37015">
        <w:rPr>
          <w:rFonts w:ascii="Times New Roman" w:hAnsi="Times New Roman" w:cs="Times New Roman"/>
          <w:sz w:val="24"/>
          <w:szCs w:val="24"/>
          <w:lang w:val="en-GB"/>
        </w:rPr>
        <w:t>used</w:t>
      </w:r>
      <w:r w:rsidRPr="00D74E9A">
        <w:rPr>
          <w:rFonts w:ascii="Times New Roman" w:hAnsi="Times New Roman" w:cs="Times New Roman"/>
          <w:sz w:val="24"/>
          <w:szCs w:val="24"/>
          <w:lang w:val="en-GB"/>
        </w:rPr>
        <w:t xml:space="preserve"> a Digit-in-Noise (</w:t>
      </w:r>
      <w:proofErr w:type="spellStart"/>
      <w:r w:rsidRPr="00D74E9A">
        <w:rPr>
          <w:rFonts w:ascii="Times New Roman" w:hAnsi="Times New Roman" w:cs="Times New Roman"/>
          <w:sz w:val="24"/>
          <w:szCs w:val="24"/>
          <w:lang w:val="en-GB"/>
        </w:rPr>
        <w:t>DiN</w:t>
      </w:r>
      <w:proofErr w:type="spellEnd"/>
      <w:r w:rsidRPr="00D74E9A">
        <w:rPr>
          <w:rFonts w:ascii="Times New Roman" w:hAnsi="Times New Roman" w:cs="Times New Roman"/>
          <w:sz w:val="24"/>
          <w:szCs w:val="24"/>
          <w:lang w:val="en-GB"/>
        </w:rPr>
        <w:t>) recognition task</w:t>
      </w:r>
      <w:r w:rsidRPr="00D74E9A" w:rsidR="00D37015">
        <w:rPr>
          <w:rFonts w:ascii="Times New Roman" w:hAnsi="Times New Roman" w:cs="Times New Roman"/>
          <w:sz w:val="24"/>
          <w:szCs w:val="24"/>
          <w:lang w:val="en-GB"/>
        </w:rPr>
        <w:t xml:space="preserve"> to probe the role of pre-target EEG activity in predicting speech in noise recognition.</w:t>
      </w:r>
      <w:r w:rsidRPr="00D74E9A">
        <w:rPr>
          <w:rFonts w:ascii="Times New Roman" w:hAnsi="Times New Roman" w:cs="Times New Roman"/>
          <w:sz w:val="24"/>
          <w:szCs w:val="24"/>
          <w:lang w:val="en-GB"/>
        </w:rPr>
        <w:t xml:space="preserve"> </w:t>
      </w:r>
    </w:p>
    <w:p w:rsidRPr="00D74E9A" w:rsidR="008D350B" w:rsidP="00D74E9A" w:rsidRDefault="008D350B" w14:paraId="424DC5DC" w14:textId="77777777">
      <w:pPr>
        <w:spacing w:after="120" w:line="480" w:lineRule="auto"/>
        <w:ind w:right="4"/>
        <w:jc w:val="both"/>
        <w:rPr>
          <w:rFonts w:ascii="Times New Roman" w:hAnsi="Times New Roman" w:cs="Times New Roman"/>
          <w:sz w:val="24"/>
          <w:szCs w:val="24"/>
          <w:lang w:val="en-GB"/>
        </w:rPr>
      </w:pPr>
    </w:p>
    <w:p w:rsidRPr="00D74E9A" w:rsidR="008D350B" w:rsidP="00D74E9A" w:rsidRDefault="008D350B" w14:paraId="3CAC6024" w14:textId="77777777">
      <w:pPr>
        <w:spacing w:after="120" w:line="480" w:lineRule="auto"/>
        <w:ind w:right="4"/>
        <w:jc w:val="center"/>
        <w:rPr>
          <w:rFonts w:ascii="Times New Roman" w:hAnsi="Times New Roman" w:cs="Times New Roman"/>
          <w:b/>
          <w:bCs/>
          <w:sz w:val="24"/>
          <w:szCs w:val="24"/>
          <w:lang w:val="en-GB"/>
        </w:rPr>
      </w:pPr>
      <w:r w:rsidRPr="00D74E9A">
        <w:rPr>
          <w:rFonts w:ascii="Times New Roman" w:hAnsi="Times New Roman" w:cs="Times New Roman"/>
          <w:b/>
          <w:bCs/>
          <w:sz w:val="24"/>
          <w:szCs w:val="24"/>
          <w:lang w:val="en-GB"/>
        </w:rPr>
        <w:t>Materials and methods:</w:t>
      </w:r>
    </w:p>
    <w:p w:rsidRPr="002F5149" w:rsidR="008D350B" w:rsidP="00D74E9A" w:rsidRDefault="008D350B" w14:paraId="3BF1090A" w14:textId="30A32140">
      <w:pPr>
        <w:spacing w:after="120" w:line="480" w:lineRule="auto"/>
        <w:ind w:right="4"/>
        <w:jc w:val="both"/>
        <w:rPr>
          <w:rStyle w:val="Strong"/>
          <w:rFonts w:ascii="Times New Roman" w:hAnsi="Times New Roman" w:cs="Times New Roman"/>
          <w:sz w:val="24"/>
          <w:szCs w:val="24"/>
        </w:rPr>
      </w:pPr>
      <w:r w:rsidRPr="00D74E9A">
        <w:rPr>
          <w:rFonts w:ascii="Times New Roman" w:hAnsi="Times New Roman" w:cs="Times New Roman"/>
          <w:b/>
          <w:bCs/>
          <w:sz w:val="24"/>
          <w:szCs w:val="24"/>
          <w:u w:val="single"/>
          <w:lang w:val="en-GB"/>
        </w:rPr>
        <w:t>Participants and experimental procedures.</w:t>
      </w:r>
      <w:r w:rsidRPr="00D74E9A">
        <w:rPr>
          <w:rFonts w:ascii="Times New Roman" w:hAnsi="Times New Roman" w:cs="Times New Roman"/>
          <w:sz w:val="24"/>
          <w:szCs w:val="24"/>
          <w:lang w:val="en-GB"/>
        </w:rPr>
        <w:t xml:space="preserve"> Thirty-two healthy right-handed native speak</w:t>
      </w:r>
      <w:r w:rsidR="002F5149">
        <w:rPr>
          <w:rFonts w:ascii="Times New Roman" w:hAnsi="Times New Roman" w:cs="Times New Roman"/>
          <w:sz w:val="24"/>
          <w:szCs w:val="24"/>
          <w:lang w:val="en-GB"/>
        </w:rPr>
        <w:t xml:space="preserve">ers of German </w:t>
      </w:r>
      <w:r w:rsidRPr="00D74E9A">
        <w:rPr>
          <w:rFonts w:ascii="Times New Roman" w:hAnsi="Times New Roman" w:cs="Times New Roman"/>
          <w:sz w:val="24"/>
          <w:szCs w:val="24"/>
          <w:lang w:val="en-GB"/>
        </w:rPr>
        <w:t xml:space="preserve">(mean age 23.5, SD=3.9 years; 29 female) took part in the experiment. Participants reported normal hearing abilities, and reported no history of neurological, psychiatric, or language-related problems. They were recruited through online and offline advertisement and received financial compensation for their participation. All procedures had ethical approval from the </w:t>
      </w:r>
      <w:r w:rsidRPr="002F5149" w:rsidR="002F5149">
        <w:rPr>
          <w:rFonts w:ascii="Times New Roman" w:hAnsi="Times New Roman" w:cs="Times New Roman"/>
          <w:sz w:val="24"/>
          <w:szCs w:val="24"/>
          <w:lang w:val="en-GB"/>
        </w:rPr>
        <w:t>local ethical review board (anonymised for review)</w:t>
      </w:r>
      <w:r w:rsidR="002F5149">
        <w:rPr>
          <w:rFonts w:ascii="Times New Roman" w:hAnsi="Times New Roman" w:cs="Times New Roman"/>
          <w:sz w:val="24"/>
          <w:szCs w:val="24"/>
          <w:lang w:val="en-GB"/>
        </w:rPr>
        <w:t>.</w:t>
      </w:r>
    </w:p>
    <w:p w:rsidR="008D350B" w:rsidP="00D74E9A" w:rsidRDefault="008D350B" w14:paraId="28F494CF" w14:textId="36A0ECB0">
      <w:pPr>
        <w:spacing w:after="120" w:line="480" w:lineRule="auto"/>
        <w:jc w:val="both"/>
        <w:rPr>
          <w:ins w:author="Houwelin2" w:date="2022-09-04T17:16:00Z" w:id="3"/>
          <w:rFonts w:ascii="Times New Roman" w:hAnsi="Times New Roman" w:cs="Times New Roman"/>
          <w:sz w:val="24"/>
          <w:szCs w:val="24"/>
          <w:lang w:val="en-GB"/>
        </w:rPr>
      </w:pPr>
      <w:r w:rsidRPr="00D74E9A">
        <w:rPr>
          <w:rFonts w:ascii="Times New Roman" w:hAnsi="Times New Roman" w:cs="Times New Roman"/>
          <w:sz w:val="24"/>
          <w:szCs w:val="24"/>
          <w:lang w:val="en-GB"/>
        </w:rPr>
        <w:t xml:space="preserve">Participants were seated in front of a computer screen and were asked to listen to the auditory stimuli and to respond by means of a numeric keyboard using the index or middle fingers of the right hand. Stimuli were sampled at 16kHz and delivered via a </w:t>
      </w:r>
      <w:proofErr w:type="spellStart"/>
      <w:r w:rsidRPr="00D74E9A">
        <w:rPr>
          <w:rFonts w:ascii="Times New Roman" w:hAnsi="Times New Roman" w:cs="Times New Roman"/>
          <w:sz w:val="24"/>
          <w:szCs w:val="24"/>
          <w:lang w:val="en-GB"/>
        </w:rPr>
        <w:t>Focusrite</w:t>
      </w:r>
      <w:proofErr w:type="spellEnd"/>
      <w:r w:rsidRPr="00D74E9A">
        <w:rPr>
          <w:rFonts w:ascii="Times New Roman" w:hAnsi="Times New Roman" w:cs="Times New Roman"/>
          <w:sz w:val="24"/>
          <w:szCs w:val="24"/>
          <w:lang w:val="en-GB"/>
        </w:rPr>
        <w:t xml:space="preserve">™ Scarlett 2i4 Soundcard </w:t>
      </w:r>
      <w:r w:rsidRPr="00D74E9A">
        <w:rPr>
          <w:rFonts w:ascii="Times New Roman" w:hAnsi="Times New Roman" w:cs="Times New Roman"/>
          <w:sz w:val="24"/>
          <w:szCs w:val="24"/>
          <w:lang w:val="en-GB"/>
        </w:rPr>
        <w:lastRenderedPageBreak/>
        <w:t xml:space="preserve">through earphones (Etymotic™ ER4-SR Studio) using </w:t>
      </w:r>
      <w:proofErr w:type="spellStart"/>
      <w:r w:rsidRPr="00D74E9A">
        <w:rPr>
          <w:rFonts w:ascii="Times New Roman" w:hAnsi="Times New Roman" w:cs="Times New Roman"/>
          <w:sz w:val="24"/>
          <w:szCs w:val="24"/>
          <w:lang w:val="en-GB"/>
        </w:rPr>
        <w:t>PsychToolbox</w:t>
      </w:r>
      <w:proofErr w:type="spellEnd"/>
      <w:r w:rsidRPr="00D74E9A">
        <w:rPr>
          <w:rFonts w:ascii="Times New Roman" w:hAnsi="Times New Roman" w:cs="Times New Roman"/>
          <w:sz w:val="24"/>
          <w:szCs w:val="24"/>
          <w:lang w:val="en-GB"/>
        </w:rPr>
        <w:t xml:space="preserve"> version 3 (PTB-3</w:t>
      </w:r>
      <w:r w:rsidR="003F262B">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{"citationItems":[{"id":"ITEM-1","itemData":{"ISSN":"0169-1015 (Print)","PMID":"9176952","abstract":"The Psychophysics Toolbox is a software package that supports visual psychophysics.  Its routines provide an interface between a high-level interpreted language (MATLAB on the Macintosh) and the video display hardware. A set of example programs is included with the Toolbox distribution.","author":[{"dropping-particle":"","family":"Brainard","given":"D H","non-dropping-particle":"","parse-names":false,"suffix":""}],"container-title":"Spatial vision","id":"ITEM-1","issue":"4","issued":{"date-parts":[["1997"]]},"language":"eng","page":"433-436","publisher-place":"Netherlands","title":"The Psychophysics Toolbox.","type":"article-journal","volume":"10"},"uris":["http://www.mendeley.com/documents/?uuid=254edfdd-229b-438b-92b5-9e4df28d92cd"]}],"mendeley":{"formattedCitation":"(Brainard, 1997)","manualFormatting":"Brainard, 1997)","plainTextFormattedCitation":"(Brainard, 1997)","previouslyFormattedCitation":"(Brainard, 1997)"},"properties":{"noteIndex":0},"schema":"https://github.com/citation-style-language/schema/raw/master/csl-citation.json"}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Brainard, 1997)</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xml:space="preserve"> running under </w:t>
      </w:r>
      <w:proofErr w:type="spellStart"/>
      <w:r w:rsidRPr="00D74E9A">
        <w:rPr>
          <w:rFonts w:ascii="Times New Roman" w:hAnsi="Times New Roman" w:cs="Times New Roman"/>
          <w:sz w:val="24"/>
          <w:szCs w:val="24"/>
          <w:lang w:val="en-GB"/>
        </w:rPr>
        <w:t>Matlab</w:t>
      </w:r>
      <w:proofErr w:type="spellEnd"/>
      <w:r w:rsidRPr="00D74E9A">
        <w:rPr>
          <w:rFonts w:ascii="Times New Roman" w:hAnsi="Times New Roman" w:cs="Times New Roman"/>
          <w:sz w:val="24"/>
          <w:szCs w:val="24"/>
          <w:lang w:val="en-GB"/>
        </w:rPr>
        <w:t xml:space="preserve"> 2018b (the </w:t>
      </w:r>
      <w:proofErr w:type="spellStart"/>
      <w:r w:rsidRPr="00D74E9A">
        <w:rPr>
          <w:rFonts w:ascii="Times New Roman" w:hAnsi="Times New Roman" w:cs="Times New Roman"/>
          <w:sz w:val="24"/>
          <w:szCs w:val="24"/>
          <w:lang w:val="en-GB"/>
        </w:rPr>
        <w:t>MathWorks</w:t>
      </w:r>
      <w:proofErr w:type="spellEnd"/>
      <w:r w:rsidRPr="00D74E9A">
        <w:rPr>
          <w:rFonts w:ascii="Times New Roman" w:hAnsi="Times New Roman" w:cs="Times New Roman"/>
          <w:sz w:val="24"/>
          <w:szCs w:val="24"/>
          <w:lang w:val="en-GB"/>
        </w:rPr>
        <w:t>®).</w:t>
      </w:r>
    </w:p>
    <w:p w:rsidRPr="00D74E9A" w:rsidR="007E6487" w:rsidP="00D74E9A" w:rsidRDefault="007E6487" w14:paraId="56A4F1E1" w14:textId="77777777">
      <w:pPr>
        <w:spacing w:after="120" w:line="480" w:lineRule="auto"/>
        <w:jc w:val="both"/>
        <w:rPr>
          <w:rFonts w:ascii="Times New Roman" w:hAnsi="Times New Roman" w:cs="Times New Roman"/>
          <w:sz w:val="24"/>
          <w:szCs w:val="24"/>
        </w:rPr>
      </w:pPr>
    </w:p>
    <w:p w:rsidRPr="00D74E9A" w:rsidR="008D350B" w:rsidP="00D74E9A" w:rsidRDefault="008D350B" w14:paraId="49FD8A50" w14:textId="47244E7D">
      <w:pPr>
        <w:spacing w:after="120" w:line="480" w:lineRule="auto"/>
        <w:jc w:val="both"/>
        <w:rPr>
          <w:rFonts w:ascii="Times New Roman" w:hAnsi="Times New Roman" w:cs="Times New Roman"/>
          <w:sz w:val="24"/>
          <w:szCs w:val="24"/>
          <w:lang w:val="en-GB"/>
        </w:rPr>
      </w:pPr>
      <w:r w:rsidRPr="00D74E9A">
        <w:rPr>
          <w:rFonts w:ascii="Times New Roman" w:hAnsi="Times New Roman" w:cs="Times New Roman"/>
          <w:b/>
          <w:bCs/>
          <w:sz w:val="24"/>
          <w:szCs w:val="24"/>
          <w:u w:val="single"/>
          <w:lang w:val="en-GB"/>
        </w:rPr>
        <w:t>Stimulus Material.</w:t>
      </w:r>
      <w:r w:rsidRPr="00D74E9A">
        <w:rPr>
          <w:rFonts w:ascii="Times New Roman" w:hAnsi="Times New Roman" w:cs="Times New Roman"/>
          <w:b/>
          <w:bCs/>
          <w:sz w:val="24"/>
          <w:szCs w:val="24"/>
          <w:lang w:val="en-GB"/>
        </w:rPr>
        <w:t xml:space="preserve"> </w:t>
      </w:r>
      <w:r w:rsidRPr="00D74E9A">
        <w:rPr>
          <w:rFonts w:ascii="Times New Roman" w:hAnsi="Times New Roman" w:cs="Times New Roman"/>
          <w:sz w:val="24"/>
          <w:szCs w:val="24"/>
          <w:lang w:val="en-GB"/>
        </w:rPr>
        <w:t>Stimuli consisted of monosyllabic German digits – zero to nine excluding seven – spoken in Standard German by ten speakers (five female), available as part of the EUROM corpus</w:t>
      </w:r>
      <w:r w:rsidR="00E213D3">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{"citationItems":[{"id":"ITEM-1","itemData":{"abstract":"A summary of the progress of development and the current realisation of a CDrom based spoken language resrouce for 11 languages of the European Union is given; the physical conditions basic to its acquisition are defined and the criteria guiding its poly-language structures briefly outlined.","author":[{"dropping-particle":"","family":"Chan","given":"Dominic","non-dropping-particle":"","parse-names":false,"suffix":""},{"dropping-particle":"","family":"Fourcin","given":"Adrian","non-dropping-particle":"","parse-names":false,"suffix":""},{"dropping-particle":"","family":"Gibbon","given":"Dafydd","non-dropping-particle":"","parse-names":false,"suffix":""},{"dropping-particle":"","family":"Grandstrom","given":"Bjorn","non-dropping-particle":"","parse-names":false,"suffix":""},{"dropping-particle":"","family":"Huckvale","given":"Mark","non-dropping-particle":"","parse-names":false,"suffix":""},{"dropping-particle":"","family":"Kokkinakis","given":"George","non-dropping-particle":"","parse-names":false,"suffix":""},{"dropping-particle":"","family":"Kvale","given":"Knut","non-dropping-particle":"","parse-names":false,"suffix":""},{"dropping-particle":"","family":"Lamel","given":"Lori","non-dropping-particle":"","parse-names":false,"suffix":""},{"dropping-particle":"","family":"Lindberg","given":"Borge","non-dropping-particle":"","parse-names":false,"suffix":""},{"dropping-particle":"","family":"Moreno","given":"Asuncion","non-dropping-particle":"","parse-names":false,"suffix":""},{"dropping-particle":"","family":"Mouropoulos","given":"Jiannis","non-dropping-particle":"","parse-names":false,"suffix":""},{"dropping-particle":"","family":"Senia","given":"Franco","non-dropping-particle":"","parse-names":false,"suffix":""},{"dropping-particle":"","family":"Trancoso","given":"Isabel","non-dropping-particle":"","parse-names":false,"suffix":""},{"dropping-particle":"","family":"Veld","given":"Cor in'T","non-dropping-particle":"","parse-names":false,"suffix":""},{"dropping-particle":"","family":"Zeiliger","given":"Jerome","non-dropping-particle":"","parse-names":false,"suffix":""}],"container-title":"European Conference on Speech Communication and Technology","id":"ITEM-1","issued":{"date-parts":[["1995"]]},"page":"867-870","title":"EUROM - A spoken language resource for the EU","type":"article"},"uris":["http://www.mendeley.com/documents/?uuid=390425da-2256-4349-8924-26b643d4fcfa"]}],"mendeley":{"formattedCitation":"(Chan et al., 1995)","plainTextFormattedCitation":"(Chan et al., 1995)","previouslyFormattedCitation":"(Chan et al., 1995)"},"properties":{"noteIndex":0},"schema":"https://github.com/citation-style-language/schema/raw/master/csl-citation.json"}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(Chan et al., 1995)</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Digits were chosen as target stimuli due to their high familiarity in order to minimise potential influence of individual differences in linguistic competence on performance. This choice was motivated by findings that have shown lexical access to have a substantial impact on speech in noise comprehension</w:t>
      </w:r>
      <w:r w:rsidR="00E213D3">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{"citationItems":[{"id":"ITEM-1","itemData":{"DOI":"10.3109/14992027.2015.1104735","ISSN":"17088186","PMID":"26609557","abstract":"The main objective was to investigate the effect of linguistic abilities (lexical-access ability and vocabulary size) on different measures of speech-in-noise recognition in normal-hearing listeners with various levels of language proficiency. Design: Speech reception thresholds (SRTs) were measured for sentences in steady-state (SRTstat) and fluctuating noise (SRTfluc), and for digit-triplets in steady-state noise (DIN). Lexical-access ability was measured with a lexical-decision test and a word-naming test. Vocabulary size was also measured. For the SRT, keyword scoring and sentence scoring were compared. Study sample: To introduce variation in linguistic abilities, three groups of 24 young normal-hearing listeners were included: higher-educated native, lower-educated native, and higher-educated non-native listeners. Results: Lexical-access ability was most accurately measured with combined results of lexical decision and word naming. Lexical-access ability explained 60% of the variance in SRT. The effect of linguistic abilities on SRTs was up to 5.6 dB for SRTstat and 8 dB for SRTfluc. Using keyword scoring reduced this effect by approximately 1.5 dB. For DIN the effect of linguistic ability was less than 1 dB. Conclusions: Lexical-access ability is an important predictor of SRTs in normal-hearing listeners. These results are important to consider in the interpretation of speech-in-noise scores of hearing-impaired listeners.","author":[{"dropping-particle":"","family":"Kaandorp","given":"Marre W.","non-dropping-particle":"","parse-names":false,"suffix":""},{"dropping-particle":"","family":"Groot","given":"Annette M.B.","non-dropping-particle":"De","parse-names":false,"suffix":""},{"dropping-particle":"","family":"Festen","given":"Joost M.","non-dropping-particle":"","parse-names":false,"suffix":""},{"dropping-particle":"","family":"Smits","given":"Cas","non-dropping-particle":"","parse-names":false,"suffix":""},{"dropping-particle":"","family":"Goverts","given":"S. Theo","non-dropping-particle":"","parse-names":false,"suffix":""}],"container-title":"International Journal of Audiology","id":"ITEM-1","issue":"3","issued":{"date-parts":[["2016"]]},"page":"157-167","title":"The influence of lexical-access ability and vocabulary knowledge on measures of speech recognition in noise","type":"article-journal","volume":"55"},"uris":["http://www.mendeley.com/documents/?uuid=403a05d6-aa1d-4cf5-8aa4-0d65c27c7ab8"]}],"mendeley":{"formattedCitation":"(Kaandorp et al., 2016)","plainTextFormattedCitation":"(Kaandorp et al., 2016)","previouslyFormattedCitation":"(Kaandorp et al., 2016)"},"properties":{"noteIndex":0},"schema":"https://github.com/citation-style-language/schema/raw/master/csl-citation.json"}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Style w:val="CommentReference"/>
          <w:rFonts w:ascii="Times New Roman" w:hAnsi="Times New Roman" w:cs="Times New Roman"/>
          <w:noProof/>
          <w:sz w:val="24"/>
          <w:szCs w:val="24"/>
        </w:rPr>
        <w:t>(Kaandorp et al., 2016)</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Digit durations were equalised to 465ms (</w:t>
      </w:r>
      <w:r w:rsidRPr="00D74E9A">
        <w:rPr>
          <w:rFonts w:ascii="Times New Roman" w:hAnsi="Times New Roman" w:cs="Times New Roman"/>
          <w:sz w:val="24"/>
          <w:szCs w:val="24"/>
        </w:rPr>
        <w:t>the mean of the original recordings</w:t>
      </w:r>
      <w:r w:rsidRPr="00D74E9A">
        <w:rPr>
          <w:rFonts w:ascii="Times New Roman" w:hAnsi="Times New Roman" w:cs="Times New Roman"/>
          <w:sz w:val="24"/>
          <w:szCs w:val="24"/>
          <w:lang w:val="en-GB"/>
        </w:rPr>
        <w:t xml:space="preserve">) using the WSOLA algorithm implemented in </w:t>
      </w:r>
      <w:proofErr w:type="spellStart"/>
      <w:r w:rsidRPr="00D74E9A">
        <w:rPr>
          <w:rFonts w:ascii="Times New Roman" w:hAnsi="Times New Roman" w:cs="Times New Roman"/>
          <w:sz w:val="24"/>
          <w:szCs w:val="24"/>
          <w:lang w:val="en-GB"/>
        </w:rPr>
        <w:t>Matlab</w:t>
      </w:r>
      <w:proofErr w:type="spellEnd"/>
      <w:r w:rsidR="00E213D3">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{"citationItems":[{"id":"ITEM-1","itemData":{"DOI":"10.1109/icassp.1993.319366","ISBN":"0780309464","ISSN":"07367791","abstract":"A concept of waveform similarity is proposed for tackling the problem of time-scale modification of speech, and is worked-out in the context of short-time Fourier transform representations. The resulting WSOLA algorithm produces high quality speech output, is algorithmically and computationally efficient and robust, and allows for on-line processing with arbitrary time-scaling factors that may be specified in a time-varying fashion and that can be chosen over a wide continuous range of values.","author":[{"dropping-particle":"","family":"Verhelst","given":"Werner","non-dropping-particle":"","parse-names":false,"suffix":""},{"dropping-particle":"","family":"Roelands","given":"Marc","non-dropping-particle":"","parse-names":false,"suffix":""}],"container-title":"Proceedings - ICASSP, IEEE International Conference on Acoustics, Speech and Signal Processing","id":"ITEM-1","issued":{"date-parts":[["1993"]]},"page":"554-557","title":"Overlap-add technique based on waveform similarity (WSOLA) for high quality time-scale modification of speech","type":"article-journal","volume":"2"},"uris":["http://www.mendeley.com/documents/?uuid=ea9010e9-2bc8-4358-80c1-63b53b98948c"]}],"mendeley":{"formattedCitation":"(Verhelst &amp; Roelands, 1993)","plainTextFormattedCitation":"(Verhelst &amp; Roelands, 1993)","previouslyFormattedCitation":"(Verhelst &amp; Roelands, 1993)"},"properties":{"noteIndex":0},"schema":"https://github.com/citation-style-language/schema/raw/master/csl-citation.json"}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(Verhelst &amp; Roelands, 1993)</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Digits were equalised for subjective loudness, based on the EMBSD loudness model</w:t>
      </w:r>
      <w:r w:rsidR="00E213D3">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{"citationItems":[{"id":"ITEM-1","itemData":{"abstract":"In the field of psychoacoustic analysis the goal is to construct a transformation that will map a time waveform into a domain that best captures the response of a human perceiving sound. A key element of such transformations is the mapping between the sound intensity in decibels and its actual perceived loudness. A number of different loudness models exist to achieve this mapping. This paper examines implementation strategies for some of the more well - known models in the Matlab software environment.","author":[{"dropping-particle":"","family":"Timoney","given":"J","non-dropping-particle":"","parse-names":false,"suffix":""},{"dropping-particle":"","family":"Lysaght","given":"T","non-dropping-particle":"","parse-names":false,"suffix":""},{"dropping-particle":"","family":"Schoenwiesner","given":"Marc","non-dropping-particle":"","parse-names":false,"suffix":""}],"container-title":"Proc. of the 7th Int. Conference on Digital Audio Effects (DAFX-04)","id":"ITEM-1","issue":"1","issued":{"date-parts":[["2004"]]},"page":"5-9","title":"Implementing loudness models in matlab","type":"article-journal"},"uris":["http://www.mendeley.com/documents/?uuid=0d7348a9-0109-454c-a81b-1ebac6d6223a"]}],"mendeley":{"formattedCitation":"(Timoney et al., 2004)","plainTextFormattedCitation":"(Timoney et al., 2004)","previouslyFormattedCitation":"(Timoney et al., 2004)"},"properties":{"noteIndex":0},"schema":"https://github.com/citation-style-language/schema/raw/master/csl-citation.json"}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(Timoney et al., 2004)</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Speech-shaped noise (SSN) was generated by convolving white noise with the long-term average spectrum of the concatenated digits. Both speech and noise were band-pass filtered (6</w:t>
      </w:r>
      <w:r w:rsidRPr="00D74E9A">
        <w:rPr>
          <w:rFonts w:ascii="Times New Roman" w:hAnsi="Times New Roman" w:cs="Times New Roman"/>
          <w:sz w:val="24"/>
          <w:szCs w:val="24"/>
          <w:vertAlign w:val="superscript"/>
          <w:lang w:val="en-GB"/>
        </w:rPr>
        <w:t>th</w:t>
      </w:r>
      <w:r w:rsidRPr="00D74E9A">
        <w:rPr>
          <w:rFonts w:ascii="Times New Roman" w:hAnsi="Times New Roman" w:cs="Times New Roman"/>
          <w:sz w:val="24"/>
          <w:szCs w:val="24"/>
          <w:lang w:val="en-GB"/>
        </w:rPr>
        <w:t xml:space="preserve"> order Butterworth filter) between 50 and 5000Hz. </w:t>
      </w:r>
    </w:p>
    <w:p w:rsidRPr="00D74E9A" w:rsidR="008D350B" w:rsidP="00D74E9A" w:rsidRDefault="008D350B" w14:paraId="1EAFF2FC" w14:textId="2B75FD65">
      <w:pPr>
        <w:spacing w:after="120" w:line="480" w:lineRule="auto"/>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t>Digit in noise stimuli were generated such that they had an approximately constant RMS in the pre-,</w:t>
      </w:r>
      <w:r w:rsidRPr="00D74E9A" w:rsidR="006239A8">
        <w:rPr>
          <w:rFonts w:ascii="Times New Roman" w:hAnsi="Times New Roman" w:cs="Times New Roman"/>
          <w:sz w:val="24"/>
          <w:szCs w:val="24"/>
          <w:lang w:val="en-GB"/>
        </w:rPr>
        <w:t xml:space="preserve"> </w:t>
      </w:r>
      <w:proofErr w:type="spellStart"/>
      <w:r w:rsidRPr="00D74E9A" w:rsidR="006239A8">
        <w:rPr>
          <w:rFonts w:ascii="Times New Roman" w:hAnsi="Times New Roman" w:cs="Times New Roman"/>
          <w:sz w:val="24"/>
          <w:szCs w:val="24"/>
          <w:lang w:val="en-GB"/>
        </w:rPr>
        <w:t>peri</w:t>
      </w:r>
      <w:proofErr w:type="spellEnd"/>
      <w:r w:rsidRPr="00D74E9A" w:rsidR="006239A8">
        <w:rPr>
          <w:rFonts w:ascii="Times New Roman" w:hAnsi="Times New Roman" w:cs="Times New Roman"/>
          <w:sz w:val="24"/>
          <w:szCs w:val="24"/>
          <w:lang w:val="en-GB"/>
        </w:rPr>
        <w:t>-, and</w:t>
      </w:r>
      <w:r w:rsidRPr="00D74E9A">
        <w:rPr>
          <w:rFonts w:ascii="Times New Roman" w:hAnsi="Times New Roman" w:cs="Times New Roman"/>
          <w:sz w:val="24"/>
          <w:szCs w:val="24"/>
          <w:lang w:val="en-GB"/>
        </w:rPr>
        <w:t xml:space="preserve"> post-</w:t>
      </w:r>
      <w:r w:rsidRPr="00D74E9A" w:rsidR="006239A8">
        <w:rPr>
          <w:rFonts w:ascii="Times New Roman" w:hAnsi="Times New Roman" w:cs="Times New Roman"/>
          <w:sz w:val="24"/>
          <w:szCs w:val="24"/>
          <w:lang w:val="en-GB"/>
        </w:rPr>
        <w:t>target</w:t>
      </w:r>
      <w:r w:rsidRPr="00D74E9A">
        <w:rPr>
          <w:rFonts w:ascii="Times New Roman" w:hAnsi="Times New Roman" w:cs="Times New Roman"/>
          <w:sz w:val="24"/>
          <w:szCs w:val="24"/>
          <w:lang w:val="en-GB"/>
        </w:rPr>
        <w:t xml:space="preserve"> windows. This was achieved by reducing the amplitude of the SSN in the target window prior to mixing with the target at the required amplitude to achieve the desired SNR (calculated based on the mean RMS of the speech signal and the mean RMS of the SSN in the target window). Levels of SSN and the target digits were faded using a 1ms linear ramp to avoid clicks due to discontinuities in the signal. A summary of the stimulus processing steps is shown in Fig</w:t>
      </w:r>
      <w:r w:rsidRPr="00D74E9A" w:rsidR="00706A03">
        <w:rPr>
          <w:rFonts w:ascii="Times New Roman" w:hAnsi="Times New Roman" w:cs="Times New Roman"/>
          <w:sz w:val="24"/>
          <w:szCs w:val="24"/>
          <w:lang w:val="en-GB"/>
        </w:rPr>
        <w:t>.</w:t>
      </w:r>
      <w:r w:rsidRPr="00D74E9A">
        <w:rPr>
          <w:rFonts w:ascii="Times New Roman" w:hAnsi="Times New Roman" w:cs="Times New Roman"/>
          <w:sz w:val="24"/>
          <w:szCs w:val="24"/>
          <w:lang w:val="en-GB"/>
        </w:rPr>
        <w:t>1.</w:t>
      </w:r>
    </w:p>
    <w:p w:rsidRPr="00D74E9A" w:rsidR="008D350B" w:rsidP="00D74E9A" w:rsidRDefault="008D350B" w14:paraId="5F0971CE" w14:textId="150FFE68">
      <w:pPr>
        <w:spacing w:after="120" w:line="480" w:lineRule="auto"/>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lastRenderedPageBreak/>
        <w:t>For the main experiment, duration of the pre-target segment was drawn from a uniform distribution between 3400 and 6000ms in 200ms steps, whilst that of the post-target segment was fixed to 500ms. For the pre-test stimulus calibration phase (see ‘Calibration’ section), duration of the pre-target segment was drawn from a uniform distribution between 600 and 2400ms in 200ms steps, with no post-target noise</w:t>
      </w:r>
      <w:r w:rsidRPr="00D74E9A" w:rsidR="007D3E02">
        <w:rPr>
          <w:rFonts w:ascii="Times New Roman" w:hAnsi="Times New Roman" w:cs="Times New Roman"/>
          <w:sz w:val="24"/>
          <w:szCs w:val="24"/>
          <w:lang w:val="en-GB"/>
        </w:rPr>
        <w:t xml:space="preserve">. Performance on the first block at the </w:t>
      </w:r>
      <w:r w:rsidRPr="00D74E9A" w:rsidR="003F2B6D">
        <w:rPr>
          <w:rFonts w:ascii="Times New Roman" w:hAnsi="Times New Roman" w:cs="Times New Roman"/>
          <w:sz w:val="24"/>
          <w:szCs w:val="24"/>
          <w:lang w:val="en-GB"/>
        </w:rPr>
        <w:t>SRT</w:t>
      </w:r>
      <w:r w:rsidRPr="00D74E9A" w:rsidR="007D3E02">
        <w:rPr>
          <w:rFonts w:ascii="Times New Roman" w:hAnsi="Times New Roman" w:cs="Times New Roman"/>
          <w:sz w:val="24"/>
          <w:szCs w:val="24"/>
          <w:lang w:val="en-GB"/>
        </w:rPr>
        <w:t>50 level was 48.180 ± 13.646 (SD over subjects)</w:t>
      </w:r>
      <w:r w:rsidRPr="00D74E9A">
        <w:rPr>
          <w:rFonts w:ascii="Times New Roman" w:hAnsi="Times New Roman" w:cs="Times New Roman"/>
          <w:sz w:val="24"/>
          <w:szCs w:val="24"/>
          <w:lang w:val="en-GB"/>
        </w:rPr>
        <w:t xml:space="preserve">. Processing of the stimuli was </w:t>
      </w:r>
      <w:r w:rsidRPr="00D74E9A" w:rsidR="000E6235">
        <w:rPr>
          <w:rFonts w:ascii="Times New Roman" w:hAnsi="Times New Roman" w:cs="Times New Roman"/>
          <w:sz w:val="24"/>
          <w:szCs w:val="24"/>
          <w:lang w:val="en-GB"/>
        </w:rPr>
        <w:t xml:space="preserve">carried out </w:t>
      </w:r>
      <w:r w:rsidRPr="00D74E9A">
        <w:rPr>
          <w:rFonts w:ascii="Times New Roman" w:hAnsi="Times New Roman" w:cs="Times New Roman"/>
          <w:sz w:val="24"/>
          <w:szCs w:val="24"/>
          <w:lang w:val="en-GB"/>
        </w:rPr>
        <w:t xml:space="preserve">in </w:t>
      </w:r>
      <w:proofErr w:type="spellStart"/>
      <w:r w:rsidRPr="00D74E9A">
        <w:rPr>
          <w:rFonts w:ascii="Times New Roman" w:hAnsi="Times New Roman" w:cs="Times New Roman"/>
          <w:sz w:val="24"/>
          <w:szCs w:val="24"/>
          <w:lang w:val="en-GB"/>
        </w:rPr>
        <w:t>Matlab</w:t>
      </w:r>
      <w:proofErr w:type="spellEnd"/>
      <w:r w:rsidRPr="00D74E9A">
        <w:rPr>
          <w:rFonts w:ascii="Times New Roman" w:hAnsi="Times New Roman" w:cs="Times New Roman"/>
          <w:sz w:val="24"/>
          <w:szCs w:val="24"/>
          <w:lang w:val="en-GB"/>
        </w:rPr>
        <w:t xml:space="preserve"> 2018b (the </w:t>
      </w:r>
      <w:proofErr w:type="spellStart"/>
      <w:r w:rsidRPr="00D74E9A">
        <w:rPr>
          <w:rFonts w:ascii="Times New Roman" w:hAnsi="Times New Roman" w:cs="Times New Roman"/>
          <w:sz w:val="24"/>
          <w:szCs w:val="24"/>
          <w:lang w:val="en-GB"/>
        </w:rPr>
        <w:t>MathWorks</w:t>
      </w:r>
      <w:proofErr w:type="spellEnd"/>
      <w:r w:rsidRPr="00D74E9A">
        <w:rPr>
          <w:rFonts w:ascii="Times New Roman" w:hAnsi="Times New Roman" w:cs="Times New Roman"/>
          <w:sz w:val="24"/>
          <w:szCs w:val="24"/>
          <w:lang w:val="en-GB"/>
        </w:rPr>
        <w:t xml:space="preserve">®). </w:t>
      </w:r>
    </w:p>
    <w:p w:rsidR="008D380B" w:rsidP="00D74E9A" w:rsidRDefault="008D380B" w14:paraId="12439A87" w14:textId="6BA206F8">
      <w:pPr>
        <w:spacing w:after="120" w:line="480" w:lineRule="auto"/>
        <w:jc w:val="center"/>
        <w:rPr>
          <w:ins w:author="Houwelin2" w:date="2022-09-02T16:55:00Z" w:id="4"/>
          <w:rFonts w:ascii="Times New Roman" w:hAnsi="Times New Roman" w:cs="Times New Roman"/>
          <w:sz w:val="24"/>
          <w:szCs w:val="24"/>
          <w:lang w:val="en-GB"/>
        </w:rPr>
      </w:pPr>
    </w:p>
    <w:p w:rsidRPr="00D74E9A" w:rsidR="003E149D" w:rsidP="00D74E9A" w:rsidRDefault="003E149D" w14:paraId="41F24ACF" w14:textId="229B9A3F">
      <w:pPr>
        <w:spacing w:after="120" w:line="480" w:lineRule="auto"/>
        <w:jc w:val="center"/>
        <w:rPr>
          <w:rFonts w:ascii="Times New Roman" w:hAnsi="Times New Roman" w:cs="Times New Roman"/>
          <w:sz w:val="24"/>
          <w:szCs w:val="24"/>
          <w:lang w:val="en-GB"/>
        </w:rPr>
      </w:pPr>
      <w:ins w:author="Houwelin2" w:date="2022-09-02T16:55:00Z" w:id="5">
        <w:r w:rsidRPr="003E149D">
          <w:rPr>
            <w:rFonts w:ascii="Times New Roman" w:hAnsi="Times New Roman" w:cs="Times New Roman"/>
            <w:noProof/>
            <w:sz w:val="24"/>
            <w:szCs w:val="24"/>
          </w:rPr>
          <w:drawing>
            <wp:inline distT="0" distB="0" distL="0" distR="0" wp14:anchorId="705D1AA7" wp14:editId="49E1C5C4">
              <wp:extent cx="4834060" cy="6443285"/>
              <wp:effectExtent l="0" t="4445" r="635" b="635"/>
              <wp:docPr id="4" name="Picture 4" descr="C:\Users\Houwelin2\Desktop\digitRec_results\EGI\figures\figuresManuscript\stimulusProcessingSteps_landscape_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uwelin2\Desktop\digitRec_results\EGI\figures\figuresManuscript\stimulusProcessingSteps_landscape_Se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4853222" cy="6468826"/>
                      </a:xfrm>
                      <a:prstGeom prst="rect">
                        <a:avLst/>
                      </a:prstGeom>
                      <a:noFill/>
                      <a:ln>
                        <a:noFill/>
                      </a:ln>
                    </pic:spPr>
                  </pic:pic>
                </a:graphicData>
              </a:graphic>
            </wp:inline>
          </w:drawing>
        </w:r>
      </w:ins>
    </w:p>
    <w:p w:rsidRPr="00D74E9A" w:rsidR="008D350B" w:rsidP="00D74E9A" w:rsidRDefault="08074E3E" w14:paraId="085FD7E3" w14:textId="7F473639" w14:noSpellErr="1">
      <w:pPr>
        <w:spacing w:after="120" w:line="480" w:lineRule="auto"/>
        <w:jc w:val="center"/>
        <w:rPr>
          <w:rFonts w:ascii="Times New Roman" w:hAnsi="Times New Roman" w:cs="Times New Roman"/>
          <w:sz w:val="24"/>
          <w:szCs w:val="24"/>
          <w:lang w:val="en-GB"/>
        </w:rPr>
      </w:pPr>
      <w:commentRangeStart w:id="6"/>
      <w:del w:author="Houwelin2" w:date="2022-09-02T16:55:00Z" w:id="1241544018">
        <w:r w:rsidR="08074E3E">
          <w:drawing>
            <wp:inline wp14:editId="15B6BC50" wp14:anchorId="1A925C7C">
              <wp:extent cx="5942932" cy="4076700"/>
              <wp:effectExtent l="0" t="0" r="0" b="0"/>
              <wp:docPr id="3" name="Picture 3" descr="C:\Users\Houwelin2\Desktop\digitRec_results\EGI\figures\finalArrangement\equalTitleSize\Fig1.png" title=""/>
              <wp:cNvGraphicFramePr>
                <a:graphicFrameLocks noChangeAspect="1"/>
              </wp:cNvGraphicFramePr>
              <a:graphic>
                <a:graphicData uri="http://schemas.openxmlformats.org/drawingml/2006/picture">
                  <pic:pic>
                    <pic:nvPicPr>
                      <pic:cNvPr id="0" name="Picture 3"/>
                      <pic:cNvPicPr/>
                    </pic:nvPicPr>
                    <pic:blipFill>
                      <a:blip r:embed="R333679a28afe4f00">
                        <a:extLst xmlns:a="http://schemas.openxmlformats.org/drawingml/2006/main">
                          <a:ext uri="{28A0092B-C50C-407E-A947-70E740481C1C}">
                            <a14:useLocalDpi xmlns:a14="http://schemas.microsoft.com/office/drawing/2010/main" val="0"/>
                          </a:ext>
                        </a:extLst>
                      </a:blip>
                      <a:srcRect b="3065"/>
                      <a:stretch>
                        <a:fillRect/>
                      </a:stretch>
                    </pic:blipFill>
                    <pic:spPr>
                      <a:xfrm rot="0" flipH="0" flipV="0">
                        <a:off x="0" y="0"/>
                        <a:ext cx="5942932" cy="4076700"/>
                      </a:xfrm>
                      <a:prstGeom prst="rect">
                        <a:avLst/>
                      </a:prstGeom>
                    </pic:spPr>
                  </pic:pic>
                </a:graphicData>
              </a:graphic>
            </wp:inline>
          </w:drawing>
        </w:r>
      </w:del>
      <w:commentRangeEnd w:id="6"/>
      <w:r>
        <w:rPr>
          <w:rStyle w:val="CommentReference"/>
        </w:rPr>
        <w:commentReference w:id="6"/>
      </w:r>
    </w:p>
    <w:p w:rsidRPr="00D74E9A" w:rsidR="008D350B" w:rsidP="00D74E9A" w:rsidRDefault="008D350B" w14:paraId="5FE9D017" w14:textId="03C8ABD0">
      <w:pPr>
        <w:spacing w:after="120" w:line="480" w:lineRule="auto"/>
        <w:jc w:val="center"/>
        <w:rPr>
          <w:rFonts w:ascii="Times New Roman" w:hAnsi="Times New Roman" w:cs="Times New Roman"/>
          <w:strike/>
          <w:sz w:val="24"/>
          <w:szCs w:val="24"/>
        </w:rPr>
      </w:pPr>
      <w:r w:rsidRPr="00D74E9A">
        <w:rPr>
          <w:rFonts w:ascii="Times New Roman" w:hAnsi="Times New Roman" w:cs="Times New Roman"/>
          <w:b/>
          <w:sz w:val="24"/>
          <w:szCs w:val="24"/>
          <w:lang w:val="en-GB"/>
        </w:rPr>
        <w:lastRenderedPageBreak/>
        <w:t>Figure 1. Stimulus processing steps.</w:t>
      </w:r>
      <w:r w:rsidRPr="00D74E9A">
        <w:rPr>
          <w:rFonts w:ascii="Times New Roman" w:hAnsi="Times New Roman" w:cs="Times New Roman"/>
          <w:sz w:val="24"/>
          <w:szCs w:val="24"/>
          <w:lang w:val="en-GB"/>
        </w:rPr>
        <w:t xml:space="preserve"> </w:t>
      </w:r>
      <w:r w:rsidRPr="00D74E9A" w:rsidR="004C268F">
        <w:rPr>
          <w:rFonts w:ascii="Times New Roman" w:hAnsi="Times New Roman" w:cs="Times New Roman"/>
          <w:b/>
          <w:sz w:val="24"/>
          <w:szCs w:val="24"/>
          <w:lang w:val="en-GB"/>
        </w:rPr>
        <w:t>A.</w:t>
      </w:r>
      <w:r w:rsidRPr="00D74E9A" w:rsidR="004C268F">
        <w:rPr>
          <w:rFonts w:ascii="Times New Roman" w:hAnsi="Times New Roman" w:cs="Times New Roman"/>
          <w:sz w:val="24"/>
          <w:szCs w:val="24"/>
          <w:lang w:val="en-GB"/>
        </w:rPr>
        <w:t xml:space="preserve"> Digit waveform. </w:t>
      </w:r>
      <w:r w:rsidRPr="00D74E9A" w:rsidR="004C268F">
        <w:rPr>
          <w:rFonts w:ascii="Times New Roman" w:hAnsi="Times New Roman" w:cs="Times New Roman"/>
          <w:b/>
          <w:sz w:val="24"/>
          <w:szCs w:val="24"/>
          <w:lang w:val="de-CH"/>
        </w:rPr>
        <w:t>B.</w:t>
      </w:r>
      <w:r w:rsidRPr="00D74E9A" w:rsidR="004C268F">
        <w:rPr>
          <w:rFonts w:ascii="Times New Roman" w:hAnsi="Times New Roman" w:cs="Times New Roman"/>
          <w:sz w:val="24"/>
          <w:szCs w:val="24"/>
          <w:lang w:val="de-CH"/>
        </w:rPr>
        <w:t xml:space="preserve"> SSN waveform. </w:t>
      </w:r>
      <w:r w:rsidRPr="00D74E9A" w:rsidR="004C268F">
        <w:rPr>
          <w:rFonts w:ascii="Times New Roman" w:hAnsi="Times New Roman" w:cs="Times New Roman"/>
          <w:b/>
          <w:sz w:val="24"/>
          <w:szCs w:val="24"/>
          <w:lang w:val="de-CH"/>
        </w:rPr>
        <w:t>C.</w:t>
      </w:r>
      <w:r w:rsidRPr="00D74E9A" w:rsidR="004C268F">
        <w:rPr>
          <w:rFonts w:ascii="Times New Roman" w:hAnsi="Times New Roman" w:cs="Times New Roman"/>
          <w:sz w:val="24"/>
          <w:szCs w:val="24"/>
          <w:lang w:val="de-CH"/>
        </w:rPr>
        <w:t xml:space="preserve"> SiN waveform. </w:t>
      </w:r>
      <w:r w:rsidRPr="00D74E9A" w:rsidR="004C268F">
        <w:rPr>
          <w:rFonts w:ascii="Times New Roman" w:hAnsi="Times New Roman" w:cs="Times New Roman"/>
          <w:sz w:val="24"/>
          <w:szCs w:val="24"/>
          <w:lang w:val="en-GB"/>
        </w:rPr>
        <w:t xml:space="preserve">SSN amplitude in the target window </w:t>
      </w:r>
      <w:r w:rsidRPr="00D74E9A" w:rsidR="0014095A">
        <w:rPr>
          <w:rFonts w:ascii="Times New Roman" w:hAnsi="Times New Roman" w:cs="Times New Roman"/>
          <w:sz w:val="24"/>
          <w:szCs w:val="24"/>
          <w:lang w:val="en-GB"/>
        </w:rPr>
        <w:t>is reduced before being</w:t>
      </w:r>
      <w:r w:rsidRPr="00D74E9A" w:rsidR="004C268F">
        <w:rPr>
          <w:rFonts w:ascii="Times New Roman" w:hAnsi="Times New Roman" w:cs="Times New Roman"/>
          <w:sz w:val="24"/>
          <w:szCs w:val="24"/>
          <w:lang w:val="en-GB"/>
        </w:rPr>
        <w:t xml:space="preserve"> mix</w:t>
      </w:r>
      <w:r w:rsidRPr="00D74E9A" w:rsidR="0014095A">
        <w:rPr>
          <w:rFonts w:ascii="Times New Roman" w:hAnsi="Times New Roman" w:cs="Times New Roman"/>
          <w:sz w:val="24"/>
          <w:szCs w:val="24"/>
          <w:lang w:val="en-GB"/>
        </w:rPr>
        <w:t>ed</w:t>
      </w:r>
      <w:r w:rsidRPr="00D74E9A" w:rsidR="004C268F">
        <w:rPr>
          <w:rFonts w:ascii="Times New Roman" w:hAnsi="Times New Roman" w:cs="Times New Roman"/>
          <w:sz w:val="24"/>
          <w:szCs w:val="24"/>
          <w:lang w:val="en-GB"/>
        </w:rPr>
        <w:t xml:space="preserve"> with the </w:t>
      </w:r>
      <w:r w:rsidRPr="00D74E9A" w:rsidR="0014095A">
        <w:rPr>
          <w:rFonts w:ascii="Times New Roman" w:hAnsi="Times New Roman" w:cs="Times New Roman"/>
          <w:sz w:val="24"/>
          <w:szCs w:val="24"/>
          <w:lang w:val="en-GB"/>
        </w:rPr>
        <w:t>digit</w:t>
      </w:r>
      <w:r w:rsidRPr="00D74E9A" w:rsidR="004C268F">
        <w:rPr>
          <w:rFonts w:ascii="Times New Roman" w:hAnsi="Times New Roman" w:cs="Times New Roman"/>
          <w:sz w:val="24"/>
          <w:szCs w:val="24"/>
          <w:lang w:val="en-GB"/>
        </w:rPr>
        <w:t xml:space="preserve"> at the required amplitude to achieve the desired SNR </w:t>
      </w:r>
      <w:r w:rsidRPr="00D74E9A" w:rsidR="0014095A">
        <w:rPr>
          <w:rFonts w:ascii="Times New Roman" w:hAnsi="Times New Roman" w:cs="Times New Roman"/>
          <w:sz w:val="24"/>
          <w:szCs w:val="24"/>
          <w:lang w:val="en-GB"/>
        </w:rPr>
        <w:t>such that the RMS is constant throughout the snippet</w:t>
      </w:r>
      <w:r w:rsidRPr="00D74E9A">
        <w:rPr>
          <w:rFonts w:ascii="Times New Roman" w:hAnsi="Times New Roman" w:cs="Times New Roman"/>
          <w:sz w:val="24"/>
          <w:szCs w:val="24"/>
          <w:lang w:val="en-GB"/>
        </w:rPr>
        <w:t>.</w:t>
      </w:r>
      <w:r w:rsidRPr="00D74E9A" w:rsidR="0014095A">
        <w:rPr>
          <w:rFonts w:ascii="Times New Roman" w:hAnsi="Times New Roman" w:cs="Times New Roman"/>
          <w:sz w:val="24"/>
          <w:szCs w:val="24"/>
          <w:lang w:val="en-GB"/>
        </w:rPr>
        <w:t xml:space="preserve"> The moving RMS</w:t>
      </w:r>
      <w:r w:rsidRPr="00D74E9A" w:rsidR="000707E9">
        <w:rPr>
          <w:rFonts w:ascii="Times New Roman" w:hAnsi="Times New Roman" w:cs="Times New Roman"/>
          <w:sz w:val="24"/>
          <w:szCs w:val="24"/>
          <w:lang w:val="en-GB"/>
        </w:rPr>
        <w:t xml:space="preserve"> calculated over sliding windows of 320 samples (50ms)</w:t>
      </w:r>
      <w:r w:rsidRPr="00D74E9A" w:rsidR="0014095A">
        <w:rPr>
          <w:rFonts w:ascii="Times New Roman" w:hAnsi="Times New Roman" w:cs="Times New Roman"/>
          <w:sz w:val="24"/>
          <w:szCs w:val="24"/>
          <w:lang w:val="en-GB"/>
        </w:rPr>
        <w:t xml:space="preserve"> </w:t>
      </w:r>
      <w:r w:rsidRPr="00D74E9A" w:rsidR="000707E9">
        <w:rPr>
          <w:rFonts w:ascii="Times New Roman" w:hAnsi="Times New Roman" w:cs="Times New Roman"/>
          <w:sz w:val="24"/>
          <w:szCs w:val="24"/>
          <w:lang w:val="en-GB"/>
        </w:rPr>
        <w:t xml:space="preserve">with an overlap corresponding to window length – 1 </w:t>
      </w:r>
      <w:r w:rsidRPr="00D74E9A" w:rsidR="0014095A">
        <w:rPr>
          <w:rFonts w:ascii="Times New Roman" w:hAnsi="Times New Roman" w:cs="Times New Roman"/>
          <w:sz w:val="24"/>
          <w:szCs w:val="24"/>
          <w:lang w:val="en-GB"/>
        </w:rPr>
        <w:t xml:space="preserve">is represented by the </w:t>
      </w:r>
      <w:r w:rsidRPr="00D74E9A" w:rsidR="000707E9">
        <w:rPr>
          <w:rFonts w:ascii="Times New Roman" w:hAnsi="Times New Roman" w:cs="Times New Roman"/>
          <w:sz w:val="24"/>
          <w:szCs w:val="24"/>
          <w:lang w:val="en-GB"/>
        </w:rPr>
        <w:t xml:space="preserve">red </w:t>
      </w:r>
      <w:r w:rsidRPr="00D74E9A" w:rsidR="0014095A">
        <w:rPr>
          <w:rFonts w:ascii="Times New Roman" w:hAnsi="Times New Roman" w:cs="Times New Roman"/>
          <w:sz w:val="24"/>
          <w:szCs w:val="24"/>
          <w:lang w:val="en-GB"/>
        </w:rPr>
        <w:t>line on top of the waveform</w:t>
      </w:r>
      <w:r w:rsidRPr="00D74E9A" w:rsidR="000707E9">
        <w:rPr>
          <w:rFonts w:ascii="Times New Roman" w:hAnsi="Times New Roman" w:cs="Times New Roman"/>
          <w:sz w:val="24"/>
          <w:szCs w:val="24"/>
          <w:lang w:val="en-GB"/>
        </w:rPr>
        <w:t xml:space="preserve"> in panel C</w:t>
      </w:r>
      <w:r w:rsidRPr="00D74E9A" w:rsidR="0014095A">
        <w:rPr>
          <w:rFonts w:ascii="Times New Roman" w:hAnsi="Times New Roman" w:cs="Times New Roman"/>
          <w:sz w:val="24"/>
          <w:szCs w:val="24"/>
          <w:lang w:val="en-GB"/>
        </w:rPr>
        <w:t>.</w:t>
      </w:r>
    </w:p>
    <w:p w:rsidRPr="00D74E9A" w:rsidR="008D350B" w:rsidP="00D74E9A" w:rsidRDefault="008D350B" w14:paraId="27E0FE24" w14:textId="77777777">
      <w:pPr>
        <w:spacing w:after="120" w:line="480" w:lineRule="auto"/>
        <w:jc w:val="center"/>
        <w:rPr>
          <w:rFonts w:ascii="Times New Roman" w:hAnsi="Times New Roman" w:cs="Times New Roman"/>
          <w:sz w:val="24"/>
          <w:szCs w:val="24"/>
          <w:lang w:val="en-GB"/>
        </w:rPr>
      </w:pPr>
    </w:p>
    <w:p w:rsidRPr="00D74E9A" w:rsidR="008D350B" w:rsidP="00D74E9A" w:rsidRDefault="008D350B" w14:paraId="7D82613F" w14:textId="45976CDE">
      <w:pPr>
        <w:spacing w:after="120" w:line="480" w:lineRule="auto"/>
        <w:jc w:val="both"/>
        <w:rPr>
          <w:rFonts w:ascii="Times New Roman" w:hAnsi="Times New Roman" w:cs="Times New Roman"/>
          <w:b/>
          <w:bCs/>
          <w:sz w:val="24"/>
          <w:szCs w:val="24"/>
        </w:rPr>
      </w:pPr>
      <w:r w:rsidRPr="00D74E9A">
        <w:rPr>
          <w:rFonts w:ascii="Times New Roman" w:hAnsi="Times New Roman" w:cs="Times New Roman"/>
          <w:b/>
          <w:bCs/>
          <w:sz w:val="24"/>
          <w:szCs w:val="24"/>
          <w:u w:val="single"/>
          <w:lang w:val="en-GB"/>
        </w:rPr>
        <w:t>Calibration of intelligibility.</w:t>
      </w:r>
      <w:r w:rsidRPr="00D74E9A">
        <w:rPr>
          <w:rFonts w:ascii="Times New Roman" w:hAnsi="Times New Roman" w:cs="Times New Roman"/>
          <w:b/>
          <w:bCs/>
          <w:sz w:val="24"/>
          <w:szCs w:val="24"/>
          <w:lang w:val="en-GB"/>
        </w:rPr>
        <w:t xml:space="preserve"> </w:t>
      </w:r>
      <w:r w:rsidRPr="00D74E9A">
        <w:rPr>
          <w:rFonts w:ascii="Times New Roman" w:hAnsi="Times New Roman" w:cs="Times New Roman"/>
          <w:sz w:val="24"/>
          <w:szCs w:val="24"/>
          <w:lang w:val="en-GB"/>
        </w:rPr>
        <w:t xml:space="preserve"> As part of pilot testing (</w:t>
      </w:r>
      <w:r w:rsidRPr="00D74E9A" w:rsidR="000E6235">
        <w:rPr>
          <w:rFonts w:ascii="Times New Roman" w:hAnsi="Times New Roman" w:cs="Times New Roman"/>
          <w:sz w:val="24"/>
          <w:szCs w:val="24"/>
          <w:lang w:val="en-GB"/>
        </w:rPr>
        <w:t xml:space="preserve">on a sample of </w:t>
      </w:r>
      <w:r w:rsidRPr="00D74E9A">
        <w:rPr>
          <w:rFonts w:ascii="Times New Roman" w:hAnsi="Times New Roman" w:cs="Times New Roman"/>
          <w:sz w:val="24"/>
          <w:szCs w:val="24"/>
          <w:lang w:val="en-GB"/>
        </w:rPr>
        <w:t xml:space="preserve">N=24) we observed a large variability in performance associated with both listeners and stimuli. In an attempt to minimise these differences, before the main experiment, stimulus difficulty was calibrated for each participant and digit individually, using an interleaved staircase procedure to find the Signal-to-Noise Ratio (SNR) of the </w:t>
      </w:r>
      <w:proofErr w:type="spellStart"/>
      <w:r w:rsidRPr="00D74E9A">
        <w:rPr>
          <w:rFonts w:ascii="Times New Roman" w:hAnsi="Times New Roman" w:cs="Times New Roman"/>
          <w:sz w:val="24"/>
          <w:szCs w:val="24"/>
          <w:lang w:val="en-GB"/>
        </w:rPr>
        <w:t>DiN</w:t>
      </w:r>
      <w:proofErr w:type="spellEnd"/>
      <w:r w:rsidRPr="00D74E9A">
        <w:rPr>
          <w:rFonts w:ascii="Times New Roman" w:hAnsi="Times New Roman" w:cs="Times New Roman"/>
          <w:sz w:val="24"/>
          <w:szCs w:val="24"/>
          <w:lang w:val="en-GB"/>
        </w:rPr>
        <w:t xml:space="preserve"> stimuli yielding a close to 50% correct performance level (SRT50). In other words, in a similar fashion to perceptual detection or discrimination studies, as part of the main test we presented </w:t>
      </w:r>
      <w:proofErr w:type="spellStart"/>
      <w:r w:rsidRPr="00D74E9A">
        <w:rPr>
          <w:rFonts w:ascii="Times New Roman" w:hAnsi="Times New Roman" w:cs="Times New Roman"/>
          <w:sz w:val="24"/>
          <w:szCs w:val="24"/>
          <w:lang w:val="en-GB"/>
        </w:rPr>
        <w:t>DiN</w:t>
      </w:r>
      <w:proofErr w:type="spellEnd"/>
      <w:r w:rsidRPr="00D74E9A">
        <w:rPr>
          <w:rFonts w:ascii="Times New Roman" w:hAnsi="Times New Roman" w:cs="Times New Roman"/>
          <w:sz w:val="24"/>
          <w:szCs w:val="24"/>
          <w:lang w:val="en-GB"/>
        </w:rPr>
        <w:t xml:space="preserve"> stimuli at a level close to the comprehension threshold, such that each item would be associated with the same probability of being comprehended both within and across participants. We reasoned that both listener- and digit-related sources of variability might obscure smaller effects associated with dynamics of the EEG.</w:t>
      </w:r>
    </w:p>
    <w:p w:rsidR="008D350B" w:rsidP="00D74E9A" w:rsidRDefault="41284746" w14:paraId="0DD9BA9B" w14:textId="0C6B0C88">
      <w:pPr>
        <w:spacing w:after="120" w:line="480" w:lineRule="auto"/>
        <w:jc w:val="both"/>
        <w:rPr>
          <w:ins w:author="Houwelin2" w:date="2022-09-04T17:16:00Z" w:id="8"/>
          <w:rFonts w:ascii="Times New Roman" w:hAnsi="Times New Roman" w:cs="Times New Roman"/>
          <w:sz w:val="24"/>
          <w:szCs w:val="24"/>
          <w:lang w:val="en-GB"/>
        </w:rPr>
      </w:pPr>
      <w:r w:rsidRPr="00D74E9A">
        <w:rPr>
          <w:rFonts w:ascii="Times New Roman" w:hAnsi="Times New Roman" w:cs="Times New Roman"/>
          <w:sz w:val="24"/>
          <w:szCs w:val="24"/>
          <w:lang w:val="en-GB"/>
        </w:rPr>
        <w:t xml:space="preserve">On the first presentation, a </w:t>
      </w:r>
      <w:proofErr w:type="spellStart"/>
      <w:r w:rsidRPr="00D74E9A">
        <w:rPr>
          <w:rFonts w:ascii="Times New Roman" w:hAnsi="Times New Roman" w:cs="Times New Roman"/>
          <w:sz w:val="24"/>
          <w:szCs w:val="24"/>
          <w:lang w:val="en-GB"/>
        </w:rPr>
        <w:t>DiN</w:t>
      </w:r>
      <w:proofErr w:type="spellEnd"/>
      <w:r w:rsidRPr="00D74E9A">
        <w:rPr>
          <w:rFonts w:ascii="Times New Roman" w:hAnsi="Times New Roman" w:cs="Times New Roman"/>
          <w:sz w:val="24"/>
          <w:szCs w:val="24"/>
          <w:lang w:val="en-GB"/>
        </w:rPr>
        <w:t xml:space="preserve"> item was presented at a digit-specific SNR, established based on pilot testing. If the participant responded correctly, the digit was made less intelligible by decreasing its SNR by 5dB. The procedure was repeated until the participant provided an incorrect response (negative reversal). On the following presentations, the digit was made easier by increasing its SNR by 5dB, until a correct response was provided (positive reversal). At this point, SNR was decreased, albeit this time by 4dB SNR. Following two reversals</w:t>
      </w:r>
      <w:r w:rsidRPr="00D74E9A" w:rsidR="7FE50DFE">
        <w:rPr>
          <w:rFonts w:ascii="Times New Roman" w:hAnsi="Times New Roman" w:cs="Times New Roman"/>
          <w:sz w:val="24"/>
          <w:szCs w:val="24"/>
          <w:lang w:val="en-GB"/>
        </w:rPr>
        <w:t>,</w:t>
      </w:r>
      <w:r w:rsidRPr="00D74E9A">
        <w:rPr>
          <w:rFonts w:ascii="Times New Roman" w:hAnsi="Times New Roman" w:cs="Times New Roman"/>
          <w:sz w:val="24"/>
          <w:szCs w:val="24"/>
          <w:lang w:val="en-GB"/>
        </w:rPr>
        <w:t xml:space="preserve"> the SNR </w:t>
      </w:r>
      <w:ins w:author="Houwelin2" w:date="2022-08-29T13:46:00Z" w:id="9">
        <w:del w:author="Alexis Hervais-Adelman (aherva)" w:date="2022-09-01T15:41:00Z" w:id="10">
          <w:r w:rsidDel="00921402" w:rsidR="00267CA1">
            <w:rPr>
              <w:rFonts w:ascii="Times New Roman" w:hAnsi="Times New Roman" w:cs="Times New Roman"/>
              <w:sz w:val="24"/>
              <w:szCs w:val="24"/>
              <w:lang w:val="en-GB"/>
            </w:rPr>
            <w:delText>change</w:delText>
          </w:r>
        </w:del>
      </w:ins>
      <w:del w:author="Alexis Hervais-Adelman (aherva)" w:date="2022-09-01T15:41:00Z" w:id="11">
        <w:r w:rsidRPr="00D74E9A" w:rsidDel="00921402" w:rsidR="757E6D41">
          <w:rPr>
            <w:rFonts w:ascii="Times New Roman" w:hAnsi="Times New Roman" w:cs="Times New Roman"/>
            <w:sz w:val="24"/>
            <w:szCs w:val="24"/>
            <w:lang w:val="en-GB"/>
          </w:rPr>
          <w:delText>increment</w:delText>
        </w:r>
      </w:del>
      <w:ins w:author="Alexis Hervais-Adelman (aherva)" w:date="2022-09-01T15:41:00Z" w:id="12">
        <w:r w:rsidR="00921402">
          <w:rPr>
            <w:rFonts w:ascii="Times New Roman" w:hAnsi="Times New Roman" w:cs="Times New Roman"/>
            <w:sz w:val="24"/>
            <w:szCs w:val="24"/>
            <w:lang w:val="en-GB"/>
          </w:rPr>
          <w:t>step size</w:t>
        </w:r>
      </w:ins>
      <w:r w:rsidRPr="00D74E9A" w:rsidR="757E6D41">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t xml:space="preserve">was </w:t>
      </w:r>
      <w:r w:rsidRPr="00D74E9A">
        <w:rPr>
          <w:rFonts w:ascii="Times New Roman" w:hAnsi="Times New Roman" w:cs="Times New Roman"/>
          <w:sz w:val="24"/>
          <w:szCs w:val="24"/>
          <w:lang w:val="en-GB"/>
        </w:rPr>
        <w:lastRenderedPageBreak/>
        <w:t>progressively decreased,</w:t>
      </w:r>
      <w:ins w:author="Alexis Hervais-Adelman (aherva)" w:date="2022-09-01T15:41:00Z" w:id="13">
        <w:r w:rsidR="00921402">
          <w:rPr>
            <w:rFonts w:ascii="Times New Roman" w:hAnsi="Times New Roman" w:cs="Times New Roman"/>
            <w:sz w:val="24"/>
            <w:szCs w:val="24"/>
            <w:lang w:val="en-GB"/>
          </w:rPr>
          <w:t xml:space="preserve"> </w:t>
        </w:r>
      </w:ins>
      <w:del w:author="Alexis Hervais-Adelman (aherva)" w:date="2022-09-01T15:41:00Z" w:id="14">
        <w:r w:rsidRPr="00D74E9A" w:rsidDel="00921402">
          <w:rPr>
            <w:rFonts w:ascii="Times New Roman" w:hAnsi="Times New Roman" w:cs="Times New Roman"/>
            <w:sz w:val="24"/>
            <w:szCs w:val="24"/>
            <w:lang w:val="en-GB"/>
          </w:rPr>
          <w:delText xml:space="preserve"> </w:delText>
        </w:r>
      </w:del>
      <w:del w:author="Alexis Hervais-Adelman (aherva)" w:date="2022-09-01T15:40:00Z" w:id="15">
        <w:r w:rsidRPr="00D74E9A" w:rsidDel="000D7C2E">
          <w:rPr>
            <w:rFonts w:ascii="Times New Roman" w:hAnsi="Times New Roman" w:cs="Times New Roman"/>
            <w:sz w:val="24"/>
            <w:szCs w:val="24"/>
            <w:lang w:val="en-GB"/>
          </w:rPr>
          <w:delText>according to the following levels</w:delText>
        </w:r>
      </w:del>
      <w:ins w:author="Alexis Hervais-Adelman (aherva)" w:date="2022-09-01T15:41:00Z" w:id="16">
        <w:r w:rsidR="00921402">
          <w:rPr>
            <w:rFonts w:ascii="Times New Roman" w:hAnsi="Times New Roman" w:cs="Times New Roman"/>
            <w:sz w:val="24"/>
            <w:szCs w:val="24"/>
            <w:lang w:val="en-GB"/>
          </w:rPr>
          <w:t>using the following values</w:t>
        </w:r>
      </w:ins>
      <w:r w:rsidRPr="00D74E9A">
        <w:rPr>
          <w:rFonts w:ascii="Times New Roman" w:hAnsi="Times New Roman" w:cs="Times New Roman"/>
          <w:sz w:val="24"/>
          <w:szCs w:val="24"/>
          <w:lang w:val="en-GB"/>
        </w:rPr>
        <w:t>: 5, 4, 3, 2, 1, 0.5, and 0.25dB SNR. The test ended after every digit reached 14 reversals (7 positive and 7 negative) or after 270 trials in total were presented (30 per digit).</w:t>
      </w:r>
      <w:commentRangeStart w:id="17"/>
      <w:commentRangeStart w:id="18"/>
      <w:r w:rsidRPr="00D74E9A">
        <w:rPr>
          <w:rFonts w:ascii="Times New Roman" w:hAnsi="Times New Roman" w:cs="Times New Roman"/>
          <w:sz w:val="24"/>
          <w:szCs w:val="24"/>
          <w:lang w:val="en-GB"/>
        </w:rPr>
        <w:t xml:space="preserve"> In order to present a similar number of tokens per each digit, stimuli were drawn from random </w:t>
      </w:r>
      <w:r w:rsidRPr="00D74E9A" w:rsidR="59B161AB">
        <w:rPr>
          <w:rFonts w:ascii="Times New Roman" w:hAnsi="Times New Roman" w:cs="Times New Roman"/>
          <w:sz w:val="24"/>
          <w:szCs w:val="24"/>
          <w:lang w:val="en-GB"/>
        </w:rPr>
        <w:t xml:space="preserve">permutations </w:t>
      </w:r>
      <w:r w:rsidRPr="00D74E9A">
        <w:rPr>
          <w:rFonts w:ascii="Times New Roman" w:hAnsi="Times New Roman" w:cs="Times New Roman"/>
          <w:sz w:val="24"/>
          <w:szCs w:val="24"/>
          <w:lang w:val="en-GB"/>
        </w:rPr>
        <w:t>of the nine possible digits</w:t>
      </w:r>
      <w:ins w:author="Houwelin2" w:date="2022-09-02T16:56:00Z" w:id="19">
        <w:r w:rsidR="00E753AE">
          <w:rPr>
            <w:rFonts w:ascii="Times New Roman" w:hAnsi="Times New Roman" w:cs="Times New Roman"/>
            <w:sz w:val="24"/>
            <w:szCs w:val="24"/>
            <w:lang w:val="en-GB"/>
          </w:rPr>
          <w:t xml:space="preserve"> with no rep</w:t>
        </w:r>
      </w:ins>
      <w:ins w:author="Houwelin2" w:date="2022-09-02T16:59:00Z" w:id="20">
        <w:r w:rsidR="007648F1">
          <w:rPr>
            <w:rFonts w:ascii="Times New Roman" w:hAnsi="Times New Roman" w:cs="Times New Roman"/>
            <w:sz w:val="24"/>
            <w:szCs w:val="24"/>
            <w:lang w:val="en-GB"/>
          </w:rPr>
          <w:t>lacement</w:t>
        </w:r>
      </w:ins>
      <w:r w:rsidRPr="00D74E9A">
        <w:rPr>
          <w:rFonts w:ascii="Times New Roman" w:hAnsi="Times New Roman" w:cs="Times New Roman"/>
          <w:sz w:val="24"/>
          <w:szCs w:val="24"/>
          <w:lang w:val="en-GB"/>
        </w:rPr>
        <w:t>.</w:t>
      </w:r>
      <w:commentRangeEnd w:id="17"/>
      <w:r w:rsidR="00AB075C">
        <w:rPr>
          <w:rStyle w:val="CommentReference"/>
        </w:rPr>
        <w:commentReference w:id="17"/>
      </w:r>
      <w:commentRangeEnd w:id="18"/>
      <w:r w:rsidR="007648F1">
        <w:rPr>
          <w:rStyle w:val="CommentReference"/>
        </w:rPr>
        <w:commentReference w:id="18"/>
      </w:r>
      <w:r w:rsidRPr="00D74E9A">
        <w:rPr>
          <w:rFonts w:ascii="Times New Roman" w:hAnsi="Times New Roman" w:cs="Times New Roman"/>
          <w:sz w:val="24"/>
          <w:szCs w:val="24"/>
          <w:lang w:val="en-GB"/>
        </w:rPr>
        <w:t xml:space="preserve"> The final dB SNR the test converged approximated the SRT50 of the digit. </w:t>
      </w:r>
    </w:p>
    <w:p w:rsidRPr="00D74E9A" w:rsidR="007E6487" w:rsidP="00D74E9A" w:rsidRDefault="007E6487" w14:paraId="01CC8724" w14:textId="77777777">
      <w:pPr>
        <w:spacing w:after="120" w:line="480" w:lineRule="auto"/>
        <w:jc w:val="both"/>
        <w:rPr>
          <w:rFonts w:ascii="Times New Roman" w:hAnsi="Times New Roman" w:cs="Times New Roman"/>
          <w:sz w:val="24"/>
          <w:szCs w:val="24"/>
          <w:lang w:val="en-GB"/>
        </w:rPr>
      </w:pPr>
    </w:p>
    <w:p w:rsidR="008D350B" w:rsidP="00D74E9A" w:rsidRDefault="008D350B" w14:paraId="54018F3E" w14:textId="11A5D92D">
      <w:pPr>
        <w:spacing w:after="120" w:line="480" w:lineRule="auto"/>
        <w:jc w:val="both"/>
        <w:rPr>
          <w:ins w:author="Houwelin2" w:date="2022-09-04T17:16:00Z" w:id="21"/>
          <w:rFonts w:ascii="Times New Roman" w:hAnsi="Times New Roman" w:cs="Times New Roman"/>
          <w:sz w:val="24"/>
          <w:szCs w:val="24"/>
          <w:lang w:val="en-GB"/>
        </w:rPr>
      </w:pPr>
      <w:r w:rsidRPr="00D74E9A">
        <w:rPr>
          <w:rFonts w:ascii="Times New Roman" w:hAnsi="Times New Roman" w:cs="Times New Roman"/>
          <w:b/>
          <w:bCs/>
          <w:sz w:val="24"/>
          <w:szCs w:val="24"/>
          <w:u w:val="single"/>
          <w:lang w:val="en-GB"/>
        </w:rPr>
        <w:t>Task.</w:t>
      </w:r>
      <w:r w:rsidRPr="00D74E9A">
        <w:rPr>
          <w:rFonts w:ascii="Times New Roman" w:hAnsi="Times New Roman" w:cs="Times New Roman"/>
          <w:b/>
          <w:bCs/>
          <w:sz w:val="24"/>
          <w:szCs w:val="24"/>
          <w:lang w:val="en-GB"/>
        </w:rPr>
        <w:t xml:space="preserve"> </w:t>
      </w:r>
      <w:r w:rsidRPr="00D74E9A">
        <w:rPr>
          <w:rFonts w:ascii="Times New Roman" w:hAnsi="Times New Roman" w:cs="Times New Roman"/>
          <w:sz w:val="24"/>
          <w:szCs w:val="24"/>
          <w:lang w:val="en-GB"/>
        </w:rPr>
        <w:t>Digits were presented at three SNRs, centred on the SRT50</w:t>
      </w:r>
      <w:r w:rsidRPr="00D74E9A" w:rsidR="00E54D1C">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t xml:space="preserve">lower SNR at SRT50 -1.5dB, and higher SNR at SRT50 +1.5dB. Fifty-four control stimuli </w:t>
      </w:r>
      <w:r w:rsidRPr="00D74E9A" w:rsidR="00E54D1C">
        <w:rPr>
          <w:rFonts w:ascii="Times New Roman" w:hAnsi="Times New Roman" w:cs="Times New Roman"/>
          <w:sz w:val="24"/>
          <w:szCs w:val="24"/>
          <w:lang w:val="en-GB"/>
        </w:rPr>
        <w:t xml:space="preserve">in quiet </w:t>
      </w:r>
      <w:r w:rsidRPr="00D74E9A">
        <w:rPr>
          <w:rFonts w:ascii="Times New Roman" w:hAnsi="Times New Roman" w:cs="Times New Roman"/>
          <w:sz w:val="24"/>
          <w:szCs w:val="24"/>
          <w:lang w:val="en-GB"/>
        </w:rPr>
        <w:t xml:space="preserve">(6 per digit), and 108 </w:t>
      </w:r>
      <w:proofErr w:type="spellStart"/>
      <w:r w:rsidRPr="00D74E9A">
        <w:rPr>
          <w:rFonts w:ascii="Times New Roman" w:hAnsi="Times New Roman" w:cs="Times New Roman"/>
          <w:sz w:val="24"/>
          <w:szCs w:val="24"/>
          <w:lang w:val="en-GB"/>
        </w:rPr>
        <w:t>DiN</w:t>
      </w:r>
      <w:proofErr w:type="spellEnd"/>
      <w:r w:rsidRPr="00D74E9A">
        <w:rPr>
          <w:rFonts w:ascii="Times New Roman" w:hAnsi="Times New Roman" w:cs="Times New Roman"/>
          <w:sz w:val="24"/>
          <w:szCs w:val="24"/>
          <w:lang w:val="en-GB"/>
        </w:rPr>
        <w:t xml:space="preserve"> stimuli for each of the three SNRs (12 per digit per level) were presented.  Participants were instructed to listen carefully to the stimuli </w:t>
      </w:r>
      <w:r w:rsidRPr="00D74E9A" w:rsidR="00DA1A6C">
        <w:rPr>
          <w:rFonts w:ascii="Times New Roman" w:hAnsi="Times New Roman" w:cs="Times New Roman"/>
          <w:sz w:val="24"/>
          <w:szCs w:val="24"/>
          <w:lang w:val="en-GB"/>
        </w:rPr>
        <w:t>whilst staring at a fixation cross in the centre of the screen</w:t>
      </w:r>
      <w:r w:rsidRPr="00D74E9A">
        <w:rPr>
          <w:rFonts w:ascii="Times New Roman" w:hAnsi="Times New Roman" w:cs="Times New Roman"/>
          <w:sz w:val="24"/>
          <w:szCs w:val="24"/>
          <w:lang w:val="en-GB"/>
        </w:rPr>
        <w:t>.</w:t>
      </w:r>
      <w:r w:rsidRPr="00D74E9A" w:rsidR="00DA1A6C">
        <w:rPr>
          <w:rFonts w:ascii="Times New Roman" w:hAnsi="Times New Roman" w:cs="Times New Roman"/>
          <w:sz w:val="24"/>
          <w:szCs w:val="24"/>
          <w:lang w:val="en-GB"/>
        </w:rPr>
        <w:t xml:space="preserve"> Following stimulus offset, they were prompted to try to identify them by a message on the screen.</w:t>
      </w:r>
      <w:r w:rsidRPr="00D74E9A">
        <w:rPr>
          <w:rFonts w:ascii="Times New Roman" w:hAnsi="Times New Roman" w:cs="Times New Roman"/>
          <w:sz w:val="24"/>
          <w:szCs w:val="24"/>
          <w:lang w:val="en-GB"/>
        </w:rPr>
        <w:t xml:space="preserve"> They reported the digit they heard using a numeric keypad, with onscreen display of their response, which they were required to confirm after entry, by pressing the "enter" key</w:t>
      </w:r>
      <w:r w:rsidRPr="00D74E9A" w:rsidR="00F866B3">
        <w:rPr>
          <w:rFonts w:ascii="Times New Roman" w:hAnsi="Times New Roman" w:cs="Times New Roman"/>
          <w:sz w:val="24"/>
          <w:szCs w:val="24"/>
          <w:lang w:val="en-GB"/>
        </w:rPr>
        <w:t>.</w:t>
      </w:r>
      <w:r w:rsidRPr="00D74E9A">
        <w:rPr>
          <w:rFonts w:ascii="Times New Roman" w:hAnsi="Times New Roman" w:cs="Times New Roman"/>
          <w:sz w:val="24"/>
          <w:szCs w:val="24"/>
          <w:lang w:val="en-GB"/>
        </w:rPr>
        <w:t xml:space="preserve"> </w:t>
      </w:r>
      <w:r w:rsidRPr="00D74E9A" w:rsidR="00F866B3">
        <w:rPr>
          <w:rFonts w:ascii="Times New Roman" w:hAnsi="Times New Roman" w:cs="Times New Roman"/>
          <w:sz w:val="24"/>
          <w:szCs w:val="24"/>
          <w:lang w:val="en-GB"/>
        </w:rPr>
        <w:t>T</w:t>
      </w:r>
      <w:r w:rsidRPr="00D74E9A" w:rsidR="00EC1C3F">
        <w:rPr>
          <w:rFonts w:ascii="Times New Roman" w:hAnsi="Times New Roman" w:cs="Times New Roman"/>
          <w:sz w:val="24"/>
          <w:szCs w:val="24"/>
          <w:lang w:val="en-GB"/>
        </w:rPr>
        <w:t>here was no time limit for providing the response</w:t>
      </w:r>
      <w:r w:rsidRPr="00D74E9A">
        <w:rPr>
          <w:rFonts w:ascii="Times New Roman" w:hAnsi="Times New Roman" w:cs="Times New Roman"/>
          <w:sz w:val="24"/>
          <w:szCs w:val="24"/>
          <w:lang w:val="en-GB"/>
        </w:rPr>
        <w:t xml:space="preserve">. </w:t>
      </w:r>
      <w:r w:rsidRPr="00D74E9A" w:rsidR="00EC1C3F">
        <w:rPr>
          <w:rFonts w:ascii="Times New Roman" w:hAnsi="Times New Roman" w:cs="Times New Roman"/>
          <w:sz w:val="24"/>
          <w:szCs w:val="24"/>
          <w:lang w:val="en-GB"/>
        </w:rPr>
        <w:t xml:space="preserve">Participants </w:t>
      </w:r>
      <w:r w:rsidRPr="00D74E9A">
        <w:rPr>
          <w:rFonts w:ascii="Times New Roman" w:hAnsi="Times New Roman" w:cs="Times New Roman"/>
          <w:sz w:val="24"/>
          <w:szCs w:val="24"/>
          <w:lang w:val="en-GB"/>
        </w:rPr>
        <w:t xml:space="preserve">were then </w:t>
      </w:r>
      <w:r w:rsidRPr="00D74E9A" w:rsidR="00F866B3">
        <w:rPr>
          <w:rFonts w:ascii="Times New Roman" w:hAnsi="Times New Roman" w:cs="Times New Roman"/>
          <w:sz w:val="24"/>
          <w:szCs w:val="24"/>
          <w:lang w:val="en-GB"/>
        </w:rPr>
        <w:t xml:space="preserve">prompted by a second message on screen </w:t>
      </w:r>
      <w:r w:rsidRPr="00D74E9A">
        <w:rPr>
          <w:rFonts w:ascii="Times New Roman" w:hAnsi="Times New Roman" w:cs="Times New Roman"/>
          <w:sz w:val="24"/>
          <w:szCs w:val="24"/>
          <w:lang w:val="en-GB"/>
        </w:rPr>
        <w:t>to rate their subjective impression of digit clarity on a scale ranging from ‘1 = totally unclear’ to ‘9 = totally clear’ (</w:t>
      </w:r>
      <w:proofErr w:type="spellStart"/>
      <w:r w:rsidRPr="00D74E9A">
        <w:rPr>
          <w:rFonts w:ascii="Times New Roman" w:hAnsi="Times New Roman" w:cs="Times New Roman"/>
          <w:sz w:val="24"/>
          <w:szCs w:val="24"/>
          <w:lang w:val="en-GB"/>
        </w:rPr>
        <w:t>DiN</w:t>
      </w:r>
      <w:proofErr w:type="spellEnd"/>
      <w:r w:rsidRPr="00D74E9A">
        <w:rPr>
          <w:rFonts w:ascii="Times New Roman" w:hAnsi="Times New Roman" w:cs="Times New Roman"/>
          <w:sz w:val="24"/>
          <w:szCs w:val="24"/>
          <w:lang w:val="en-GB"/>
        </w:rPr>
        <w:t xml:space="preserve"> stimuli only, to avoid anchoring of the ratings to the control stimuli).</w:t>
      </w:r>
      <w:r w:rsidRPr="00D74E9A" w:rsidR="00EC1C3F">
        <w:rPr>
          <w:rFonts w:ascii="Times New Roman" w:hAnsi="Times New Roman" w:cs="Times New Roman"/>
          <w:sz w:val="24"/>
          <w:szCs w:val="24"/>
          <w:lang w:val="en-GB"/>
        </w:rPr>
        <w:t xml:space="preserve"> Again, they were required to confirm the response, for which they had no time limit, by pressing the "enter" key</w:t>
      </w:r>
      <w:r w:rsidRPr="00D74E9A" w:rsidR="007C1F02">
        <w:rPr>
          <w:rFonts w:ascii="Times New Roman" w:hAnsi="Times New Roman" w:cs="Times New Roman"/>
          <w:sz w:val="24"/>
          <w:szCs w:val="24"/>
          <w:lang w:val="en-GB"/>
        </w:rPr>
        <w:t xml:space="preserve">, </w:t>
      </w:r>
      <w:r w:rsidRPr="00D74E9A" w:rsidR="00F866B3">
        <w:rPr>
          <w:rFonts w:ascii="Times New Roman" w:hAnsi="Times New Roman" w:cs="Times New Roman"/>
          <w:sz w:val="24"/>
          <w:szCs w:val="24"/>
          <w:lang w:val="en-GB"/>
        </w:rPr>
        <w:t>in order to proceed to the next trial.</w:t>
      </w:r>
      <w:r w:rsidRPr="00D74E9A">
        <w:rPr>
          <w:rFonts w:ascii="Times New Roman" w:hAnsi="Times New Roman" w:cs="Times New Roman"/>
          <w:sz w:val="24"/>
          <w:szCs w:val="24"/>
          <w:lang w:val="en-GB"/>
        </w:rPr>
        <w:t xml:space="preserve">  We used both accuracy and clarity because subjective indices of comprehension have been shown to reveal subtle differences in listeners’ subjective experience in spite of similar comprehension performance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{"citationItems":[{"id":"ITEM-1","itemData":{"DOI":"10.1037/a0033206","ISBN":"1939-1277 (Electronic)\\r0096-1523 (Linking)","ISSN":"00961523","PMID":"23750966","abstract":"An unresolved question is how the reported clarity of degraded speech is enhanced when listeners have prior knowledge of speech content. One account of this phenomenon proposes top-down modulation of early acoustic processing by higher-level linguistic knowledge. Alternative, strictly bottom-up accounts argue that acoustic information and higher-level knowledge are combined at a late decision stage without modulating early acoustic processing. Here we tested top-down and bottom-up accounts using written text to manipulate listeners' knowledge of speech content. The effect of written text on the reported clarity of noise-vocoded speech was most pronounced when text was presented before (rather than after) speech (Experiment 1). Fine-grained manipulation of the onset asynchrony between text and speech revealed that this effect declined when text was presented more than 120 ms after speech onset (Experiment 2). Finally, the influence of written text was found to arise from phonological (rather than lexical) correspondence between text and speech (Experiment 3). These results suggest that prior knowledge effects are time-limited by the duration of auditory echoic memory for degraded speech, consistent with top-down modulation of early acoustic processing by linguistic knowledge.","author":[{"dropping-particle":"","family":"Sohoglu","given":"Ediz","non-dropping-particle":"","parse-names":false,"suffix":""},{"dropping-particle":"","family":"Peelle","given":"Jonathan E.","non-dropping-particle":"","parse-names":false,"suffix":""},{"dropping-particle":"","family":"Carlyon","given":"Robert P.","non-dropping-particle":"","parse-names":false,"suffix":""},{"dropping-particle":"","family":"Davis","given":"Matthew H.","non-dropping-particle":"","parse-names":false,"suffix":""}],"container-title":"Journal of Experimental Psychology: Human Perception and Performance","id":"ITEM-1","issue":"1","issued":{"date-parts":[["2014"]]},"page":"186-199","title":"Top-down influences of written text on perceived clarity of degraded speech","type":"article-journal","volume":"40"},"uris":["http://www.mendeley.com/documents/?uuid=e9018ce8-2970-453b-b43f-abccc1a13a59"]}],"mendeley":{"formattedCitation":"(Sohoglu et al., 2014)","plainTextFormattedCitation":"(Sohoglu et al., 2014)","previouslyFormattedCitation":"(Sohoglu et al., 2014)"},"properties":{"noteIndex":0},"schema":"https://github.com/citation-style-language/schema/raw/master/csl-citation.json"}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06255F" w:rsidR="004C7B1B">
        <w:rPr>
          <w:rFonts w:ascii="Times New Roman" w:hAnsi="Times New Roman" w:cs="Times New Roman"/>
          <w:noProof/>
          <w:sz w:val="24"/>
          <w:szCs w:val="24"/>
          <w:lang w:val="en-GB"/>
        </w:rPr>
        <w:t>(Sohoglu et al., 2014)</w:t>
      </w:r>
      <w:r w:rsidRPr="00D74E9A">
        <w:rPr>
          <w:rFonts w:ascii="Times New Roman" w:hAnsi="Times New Roman" w:cs="Times New Roman"/>
          <w:sz w:val="24"/>
          <w:szCs w:val="24"/>
          <w:lang w:val="en-GB"/>
        </w:rPr>
        <w:fldChar w:fldCharType="end"/>
      </w:r>
      <w:r w:rsidRPr="0006255F">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t>Moreover, the subjective experience of listening to speech in noise is also of substantial import to the real-world experience of dealing with speech in noisy conditions.</w:t>
      </w:r>
    </w:p>
    <w:p w:rsidRPr="00D74E9A" w:rsidR="007E6487" w:rsidP="00D74E9A" w:rsidRDefault="007E6487" w14:paraId="22895A4F" w14:textId="77777777">
      <w:pPr>
        <w:spacing w:after="120" w:line="480" w:lineRule="auto"/>
        <w:jc w:val="both"/>
        <w:rPr>
          <w:rFonts w:ascii="Times New Roman" w:hAnsi="Times New Roman" w:cs="Times New Roman"/>
          <w:sz w:val="24"/>
          <w:szCs w:val="24"/>
          <w:lang w:val="en-GB"/>
        </w:rPr>
      </w:pPr>
    </w:p>
    <w:p w:rsidR="005E0BD3" w:rsidDel="00F63E59" w:rsidP="00D74E9A" w:rsidRDefault="008D350B" w14:paraId="170A14BA" w14:textId="1A1DD91F">
      <w:pPr>
        <w:spacing w:after="120" w:line="480" w:lineRule="auto"/>
        <w:jc w:val="both"/>
        <w:rPr>
          <w:del w:author="Houwelin2" w:date="2022-09-04T15:20:00Z" w:id="22"/>
          <w:rFonts w:ascii="Times New Roman" w:hAnsi="Times New Roman" w:cs="Times New Roman"/>
          <w:sz w:val="24"/>
          <w:szCs w:val="24"/>
          <w:lang w:val="en-GB"/>
        </w:rPr>
      </w:pPr>
      <w:r w:rsidRPr="00D74E9A">
        <w:rPr>
          <w:rFonts w:ascii="Times New Roman" w:hAnsi="Times New Roman" w:cs="Times New Roman"/>
          <w:b/>
          <w:bCs/>
          <w:sz w:val="24"/>
          <w:szCs w:val="24"/>
          <w:u w:val="single"/>
          <w:lang w:val="en-GB"/>
        </w:rPr>
        <w:lastRenderedPageBreak/>
        <w:t>EEG data acquisition and pre-processing.</w:t>
      </w:r>
      <w:r w:rsidRPr="00D74E9A">
        <w:rPr>
          <w:rFonts w:ascii="Times New Roman" w:hAnsi="Times New Roman" w:cs="Times New Roman"/>
          <w:sz w:val="24"/>
          <w:szCs w:val="24"/>
          <w:lang w:val="en-GB"/>
        </w:rPr>
        <w:t xml:space="preserve"> Participants' cerebral activity was recorded using a 128-channel EEG system (EGI </w:t>
      </w:r>
      <w:proofErr w:type="spellStart"/>
      <w:r w:rsidRPr="00D74E9A">
        <w:rPr>
          <w:rFonts w:ascii="Times New Roman" w:hAnsi="Times New Roman" w:cs="Times New Roman"/>
          <w:sz w:val="24"/>
          <w:szCs w:val="24"/>
          <w:lang w:val="en-GB"/>
        </w:rPr>
        <w:t>HydroCel</w:t>
      </w:r>
      <w:proofErr w:type="spellEnd"/>
      <w:r w:rsidRPr="00D74E9A">
        <w:rPr>
          <w:rFonts w:ascii="Times New Roman" w:hAnsi="Times New Roman" w:cs="Times New Roman"/>
          <w:sz w:val="24"/>
          <w:szCs w:val="24"/>
          <w:lang w:val="en-GB"/>
        </w:rPr>
        <w:t xml:space="preserve"> Geodesic Sensor Net™) at a </w:t>
      </w:r>
      <w:proofErr w:type="gramStart"/>
      <w:r w:rsidRPr="00D74E9A">
        <w:rPr>
          <w:rFonts w:ascii="Times New Roman" w:hAnsi="Times New Roman" w:cs="Times New Roman"/>
          <w:sz w:val="24"/>
          <w:szCs w:val="24"/>
          <w:lang w:val="en-GB"/>
        </w:rPr>
        <w:t>2kHz</w:t>
      </w:r>
      <w:proofErr w:type="gramEnd"/>
      <w:r w:rsidRPr="00D74E9A">
        <w:rPr>
          <w:rFonts w:ascii="Times New Roman" w:hAnsi="Times New Roman" w:cs="Times New Roman"/>
          <w:sz w:val="24"/>
          <w:szCs w:val="24"/>
          <w:lang w:val="en-GB"/>
        </w:rPr>
        <w:t xml:space="preserve"> sampling rate. EEG data were pre</w:t>
      </w:r>
      <w:ins w:author="Alexis Hervais-Adelman (aherva)" w:date="2022-09-01T15:42:00Z" w:id="23">
        <w:r w:rsidR="00AB075C">
          <w:rPr>
            <w:rFonts w:ascii="Times New Roman" w:hAnsi="Times New Roman" w:cs="Times New Roman"/>
            <w:sz w:val="24"/>
            <w:szCs w:val="24"/>
            <w:lang w:val="en-GB"/>
          </w:rPr>
          <w:t>-</w:t>
        </w:r>
      </w:ins>
      <w:r w:rsidRPr="00D74E9A">
        <w:rPr>
          <w:rFonts w:ascii="Times New Roman" w:hAnsi="Times New Roman" w:cs="Times New Roman"/>
          <w:sz w:val="24"/>
          <w:szCs w:val="24"/>
          <w:lang w:val="en-GB"/>
        </w:rPr>
        <w:t>processed in EEGLAB12 (ver. 2020.0) toolbox</w:t>
      </w:r>
      <w:ins w:author="Houwelin2" w:date="2022-08-29T13:51:00Z" w:id="24">
        <w:r w:rsidR="00267CA1">
          <w:rPr>
            <w:rFonts w:ascii="Times New Roman" w:hAnsi="Times New Roman" w:cs="Times New Roman"/>
            <w:sz w:val="24"/>
            <w:szCs w:val="24"/>
            <w:lang w:val="en-GB"/>
          </w:rPr>
          <w:t xml:space="preserve"> </w:t>
        </w:r>
        <w:r w:rsidR="00267CA1">
          <w:rPr>
            <w:rFonts w:ascii="Times New Roman" w:hAnsi="Times New Roman" w:cs="Times New Roman"/>
            <w:sz w:val="24"/>
            <w:szCs w:val="24"/>
            <w:lang w:val="en-GB"/>
          </w:rPr>
          <w:fldChar w:fldCharType="begin" w:fldLock="1"/>
        </w:r>
      </w:ins>
      <w:r w:rsidR="00FA028B">
        <w:rPr>
          <w:rFonts w:ascii="Times New Roman" w:hAnsi="Times New Roman" w:cs="Times New Roman"/>
          <w:sz w:val="24"/>
          <w:szCs w:val="24"/>
          <w:lang w:val="en-GB"/>
        </w:rPr>
        <w:instrText>ADDIN CSL_CITATION {"citationItems":[{"id":"ITEM-1","itemData":{"ISBN":"0165-0270 (Print)\\r0165-0270 (Linking)","ISSN":"0160-791X","PMID":"15102499","abstract":"Abstract Typically nanotechnology and synthetic biology are discussed in terms of novel life forms and materials created in laboratories, or by novel convergences of technologies (ICTs and biological protocols) and science paradigms (engineering and biology) they initiated. Equally inspiring is their ability to generate novel institutions and global communities around emergent sciences, which radicalize the forms of public engagement and ethical deliberation. We are starting to witness alternative (iGEM competitions) and almost underground R&amp;amp;D engagements with Synthetic Biology (DIYbio movement), which inspired the emerging bottom-up involvements in nanotechnologies in projects, such as the NanoSmanoLab in Slovenia. These bottom-up involvements use tinkering and design as models for both research and public engagement. They democratize science and initiate a type of grassroots “science diplomacy”, supporting research in developing countries. We will discuss several recent examples, which demonstrate these novel networks (“Gene gun” project by Rüdiger Trojok from the Copenhagen based hackerspace, Labitat.dk, the “Bioluminescence Project” by Patrik D'haeseleer from Biocurious biotech hackerspace in Sunnyvale, CA, and the “Biodesign for the real world” project by members of the Hackteria.org). They all use design prototypes to enable collaborative and global tinkering, in which science and community are brought together in open biology laboratories and DIYbio hackerspaces, such as Hackteria.org or Biocurious. In these projects research protocols encompass broader innovative, social and ethical norms. Hackerspaces represent a unique opportunity for a more inclusive, experimental, and participatory policy that supports both public and global involvements in emergent scientific fields.","author":[{"dropping-particle":"","family":"Delorme","given":"Arnaud","non-dropping-particle":"","parse-names":false,"suffix":""},{"dropping-particle":"","family":"Makeig","given":"Scott","non-dropping-particle":"","parse-names":false,"suffix":""}],"container-title":"Journal of Neuroscience Methods","id":"ITEM-1","issued":{"date-parts":[["2004"]]},"page":"9-21","title":"EEGLAB: an open source toolbox for analysis of single-trial EEG dynamics including independent component analysis","type":"article-journal","volume":"134"},"uris":["http://www.mendeley.com/documents/?uuid=f2ac8ff2-4fbd-40e2-82b2-5f64199a39f6"]}],"mendeley":{"formattedCitation":"(Delorme &amp; Makeig, 2004)","plainTextFormattedCitation":"(Delorme &amp; Makeig, 2004)","previouslyFormattedCitation":"(Delorme &amp; Makeig, 2004)"},"properties":{"noteIndex":0},"schema":"https://github.com/citation-style-language/schema/raw/master/csl-citation.json"}</w:instrText>
      </w:r>
      <w:r w:rsidR="00267CA1">
        <w:rPr>
          <w:rFonts w:ascii="Times New Roman" w:hAnsi="Times New Roman" w:cs="Times New Roman"/>
          <w:sz w:val="24"/>
          <w:szCs w:val="24"/>
          <w:lang w:val="en-GB"/>
        </w:rPr>
        <w:fldChar w:fldCharType="separate"/>
      </w:r>
      <w:r w:rsidRPr="00267CA1" w:rsidR="00267CA1">
        <w:rPr>
          <w:rFonts w:ascii="Times New Roman" w:hAnsi="Times New Roman" w:cs="Times New Roman"/>
          <w:noProof/>
          <w:sz w:val="24"/>
          <w:szCs w:val="24"/>
          <w:lang w:val="en-GB"/>
        </w:rPr>
        <w:t>(Delorme &amp; Makeig, 2004)</w:t>
      </w:r>
      <w:ins w:author="Houwelin2" w:date="2022-08-29T13:51:00Z" w:id="25">
        <w:r w:rsidR="00267CA1">
          <w:rPr>
            <w:rFonts w:ascii="Times New Roman" w:hAnsi="Times New Roman" w:cs="Times New Roman"/>
            <w:sz w:val="24"/>
            <w:szCs w:val="24"/>
            <w:lang w:val="en-GB"/>
          </w:rPr>
          <w:fldChar w:fldCharType="end"/>
        </w:r>
      </w:ins>
      <w:r w:rsidRPr="00D74E9A">
        <w:rPr>
          <w:rFonts w:ascii="Times New Roman" w:hAnsi="Times New Roman" w:cs="Times New Roman"/>
          <w:sz w:val="24"/>
          <w:szCs w:val="24"/>
          <w:lang w:val="en-GB"/>
        </w:rPr>
        <w:t xml:space="preserve"> running under </w:t>
      </w:r>
      <w:proofErr w:type="spellStart"/>
      <w:r w:rsidRPr="00D74E9A">
        <w:rPr>
          <w:rFonts w:ascii="Times New Roman" w:hAnsi="Times New Roman" w:cs="Times New Roman"/>
          <w:sz w:val="24"/>
          <w:szCs w:val="24"/>
          <w:lang w:val="en-GB"/>
        </w:rPr>
        <w:t>Matlab</w:t>
      </w:r>
      <w:proofErr w:type="spellEnd"/>
      <w:r w:rsidRPr="00D74E9A">
        <w:rPr>
          <w:rFonts w:ascii="Times New Roman" w:hAnsi="Times New Roman" w:cs="Times New Roman"/>
          <w:sz w:val="24"/>
          <w:szCs w:val="24"/>
          <w:lang w:val="en-GB"/>
        </w:rPr>
        <w:t xml:space="preserve"> 2018b. Continuous data were down</w:t>
      </w:r>
      <w:ins w:author="Alexis Hervais-Adelman (aherva)" w:date="2022-09-01T15:42:00Z" w:id="26">
        <w:r w:rsidR="00AB075C">
          <w:rPr>
            <w:rFonts w:ascii="Times New Roman" w:hAnsi="Times New Roman" w:cs="Times New Roman"/>
            <w:sz w:val="24"/>
            <w:szCs w:val="24"/>
            <w:lang w:val="en-GB"/>
          </w:rPr>
          <w:t>-</w:t>
        </w:r>
      </w:ins>
      <w:r w:rsidRPr="00D74E9A">
        <w:rPr>
          <w:rFonts w:ascii="Times New Roman" w:hAnsi="Times New Roman" w:cs="Times New Roman"/>
          <w:sz w:val="24"/>
          <w:szCs w:val="24"/>
          <w:lang w:val="en-GB"/>
        </w:rPr>
        <w:t xml:space="preserve">sampled to 200Hz, high-pass filtered (0.1 Hz) to remove baseline drifts, and low-pass filtered at 48Hz using zero-phase non-causal Hamming windowed FIR filters. Residual line noise and low-frequency drifts were removed by adaptively estimating and removing significant sinusoidal </w:t>
      </w:r>
      <w:proofErr w:type="spellStart"/>
      <w:r w:rsidRPr="00D74E9A">
        <w:rPr>
          <w:rFonts w:ascii="Times New Roman" w:hAnsi="Times New Roman" w:cs="Times New Roman"/>
          <w:sz w:val="24"/>
          <w:szCs w:val="24"/>
          <w:lang w:val="en-GB"/>
        </w:rPr>
        <w:t>artifacts</w:t>
      </w:r>
      <w:proofErr w:type="spellEnd"/>
      <w:r w:rsidRPr="00D74E9A">
        <w:rPr>
          <w:rFonts w:ascii="Times New Roman" w:hAnsi="Times New Roman" w:cs="Times New Roman"/>
          <w:sz w:val="24"/>
          <w:szCs w:val="24"/>
          <w:lang w:val="en-GB"/>
        </w:rPr>
        <w:t xml:space="preserve"> from scalp channels using a frequency-domain (multi-taper) regression technique</w:t>
      </w:r>
      <w:ins w:author="Houwelin2" w:date="2022-08-29T13:50:00Z" w:id="27">
        <w:r w:rsidR="00267CA1">
          <w:rPr>
            <w:rFonts w:ascii="Times New Roman" w:hAnsi="Times New Roman" w:cs="Times New Roman"/>
            <w:sz w:val="24"/>
            <w:szCs w:val="24"/>
            <w:lang w:val="en-GB"/>
          </w:rPr>
          <w:t xml:space="preserve"> </w:t>
        </w:r>
        <w:r w:rsidR="00267CA1">
          <w:rPr>
            <w:rFonts w:ascii="Times New Roman" w:hAnsi="Times New Roman" w:cs="Times New Roman"/>
            <w:sz w:val="24"/>
            <w:szCs w:val="24"/>
            <w:lang w:val="en-GB"/>
          </w:rPr>
          <w:fldChar w:fldCharType="begin" w:fldLock="1"/>
        </w:r>
      </w:ins>
      <w:r w:rsidR="00267CA1">
        <w:rPr>
          <w:rFonts w:ascii="Times New Roman" w:hAnsi="Times New Roman" w:cs="Times New Roman"/>
          <w:sz w:val="24"/>
          <w:szCs w:val="24"/>
          <w:lang w:val="en-GB"/>
        </w:rPr>
        <w:instrText>ADDIN CSL_CITATION {"citationItems":[{"id":"ITEM-1","itemData":{"ISBN":"2013206534","author":[{"dropping-particle":"","family":"Mitra","given":"Partha","non-dropping-particle":"","parse-names":false,"suffix":""},{"dropping-particle":"","family":"Bokil","given":"Hemant","non-dropping-particle":"","parse-names":false,"suffix":""}],"id":"ITEM-1","issued":{"date-parts":[["2007"]]},"publisher":"Oxford University Press","title":"Observed Brain Dynamics","type":"book"},"uris":["http://www.mendeley.com/documents/?uuid=ee61ac15-8a3b-4e4e-8092-7b9bccc31499"]}],"mendeley":{"formattedCitation":"(Mitra &amp; Bokil, 2007)","plainTextFormattedCitation":"(Mitra &amp; Bokil, 2007)","previouslyFormattedCitation":"(Mitra &amp; Bokil, 2007)"},"properties":{"noteIndex":0},"schema":"https://github.com/citation-style-language/schema/raw/master/csl-citation.json"}</w:instrText>
      </w:r>
      <w:r w:rsidR="00267CA1">
        <w:rPr>
          <w:rFonts w:ascii="Times New Roman" w:hAnsi="Times New Roman" w:cs="Times New Roman"/>
          <w:sz w:val="24"/>
          <w:szCs w:val="24"/>
          <w:lang w:val="en-GB"/>
        </w:rPr>
        <w:fldChar w:fldCharType="separate"/>
      </w:r>
      <w:r w:rsidRPr="00267CA1" w:rsidR="00267CA1">
        <w:rPr>
          <w:rFonts w:ascii="Times New Roman" w:hAnsi="Times New Roman" w:cs="Times New Roman"/>
          <w:noProof/>
          <w:sz w:val="24"/>
          <w:szCs w:val="24"/>
          <w:lang w:val="en-GB"/>
        </w:rPr>
        <w:t>(Mitra &amp; Bokil, 2007)</w:t>
      </w:r>
      <w:ins w:author="Houwelin2" w:date="2022-08-29T13:50:00Z" w:id="28">
        <w:r w:rsidR="00267CA1">
          <w:rPr>
            <w:rFonts w:ascii="Times New Roman" w:hAnsi="Times New Roman" w:cs="Times New Roman"/>
            <w:sz w:val="24"/>
            <w:szCs w:val="24"/>
            <w:lang w:val="en-GB"/>
          </w:rPr>
          <w:fldChar w:fldCharType="end"/>
        </w:r>
      </w:ins>
      <w:r w:rsidRPr="00D74E9A">
        <w:rPr>
          <w:rFonts w:ascii="Times New Roman" w:hAnsi="Times New Roman" w:cs="Times New Roman"/>
          <w:sz w:val="24"/>
          <w:szCs w:val="24"/>
          <w:lang w:val="en-GB"/>
        </w:rPr>
        <w:t>.</w:t>
      </w:r>
      <w:commentRangeStart w:id="29"/>
      <w:commentRangeStart w:id="30"/>
      <w:r w:rsidRPr="00D74E9A">
        <w:rPr>
          <w:rFonts w:ascii="Times New Roman" w:hAnsi="Times New Roman" w:cs="Times New Roman"/>
          <w:sz w:val="24"/>
          <w:szCs w:val="24"/>
          <w:lang w:val="en-GB"/>
        </w:rPr>
        <w:t xml:space="preserve"> </w:t>
      </w:r>
      <w:ins w:author="Houwelin2" w:date="2022-08-29T13:51:00Z" w:id="31">
        <w:r w:rsidR="00267CA1">
          <w:rPr>
            <w:rFonts w:ascii="Times New Roman" w:hAnsi="Times New Roman" w:cs="Times New Roman"/>
            <w:sz w:val="24"/>
            <w:szCs w:val="24"/>
            <w:lang w:val="en-GB"/>
          </w:rPr>
          <w:t xml:space="preserve">Automated </w:t>
        </w:r>
        <w:proofErr w:type="spellStart"/>
        <w:r w:rsidR="00267CA1">
          <w:rPr>
            <w:rFonts w:ascii="Times New Roman" w:hAnsi="Times New Roman" w:cs="Times New Roman"/>
            <w:sz w:val="24"/>
            <w:szCs w:val="24"/>
            <w:lang w:val="en-GB"/>
          </w:rPr>
          <w:t>Artifcat</w:t>
        </w:r>
        <w:proofErr w:type="spellEnd"/>
        <w:r w:rsidR="00267CA1">
          <w:rPr>
            <w:rFonts w:ascii="Times New Roman" w:hAnsi="Times New Roman" w:cs="Times New Roman"/>
            <w:sz w:val="24"/>
            <w:szCs w:val="24"/>
            <w:lang w:val="en-GB"/>
          </w:rPr>
          <w:t xml:space="preserve"> Subspace Reconstruction</w:t>
        </w:r>
        <w:r w:rsidRPr="00B44668" w:rsidR="00267CA1">
          <w:rPr>
            <w:rFonts w:ascii="Times New Roman" w:hAnsi="Times New Roman" w:cs="Times New Roman"/>
            <w:sz w:val="24"/>
            <w:szCs w:val="24"/>
            <w:lang w:val="en-GB"/>
          </w:rPr>
          <w:t xml:space="preserve"> </w:t>
        </w:r>
        <w:r w:rsidR="00267CA1">
          <w:rPr>
            <w:rFonts w:ascii="Times New Roman" w:hAnsi="Times New Roman" w:cs="Times New Roman"/>
            <w:sz w:val="24"/>
            <w:szCs w:val="24"/>
            <w:lang w:val="en-GB"/>
          </w:rPr>
          <w:t>(</w:t>
        </w:r>
        <w:r w:rsidRPr="00B44668" w:rsidR="00267CA1">
          <w:rPr>
            <w:rFonts w:ascii="Times New Roman" w:hAnsi="Times New Roman" w:cs="Times New Roman"/>
            <w:sz w:val="24"/>
            <w:szCs w:val="24"/>
            <w:lang w:val="en-GB"/>
          </w:rPr>
          <w:t>ASR)</w:t>
        </w:r>
        <w:r w:rsidR="00267CA1">
          <w:rPr>
            <w:rFonts w:ascii="Times New Roman" w:hAnsi="Times New Roman" w:cs="Times New Roman"/>
            <w:sz w:val="24"/>
            <w:szCs w:val="24"/>
            <w:lang w:val="en-GB"/>
          </w:rPr>
          <w:t xml:space="preserve"> </w:t>
        </w:r>
        <w:r w:rsidR="00267CA1">
          <w:rPr>
            <w:rFonts w:ascii="Times New Roman" w:hAnsi="Times New Roman" w:cs="Times New Roman"/>
            <w:sz w:val="24"/>
            <w:szCs w:val="24"/>
            <w:lang w:val="en-GB"/>
          </w:rPr>
          <w:fldChar w:fldCharType="begin" w:fldLock="1"/>
        </w:r>
        <w:r w:rsidR="00267CA1">
          <w:rPr>
            <w:rFonts w:ascii="Times New Roman" w:hAnsi="Times New Roman" w:cs="Times New Roman"/>
            <w:sz w:val="24"/>
            <w:szCs w:val="24"/>
            <w:lang w:val="en-GB"/>
          </w:rPr>
          <w:instrText>ADDIN CSL_CITATION {"citationItems":[{"id":"ITEM-1","itemData":{"DOI":"10.1109/TBME.2015.2481482","ISSN":"0018-9294","abstract":"Tobacco use is the leading preventable cause of death worldwide and a major risk factor for cardiovascular disease (CVD). Both prevention of smoking initiation among youth and smoking cessation among established smokers are key for reducing smoking prevalence and the associated negative health consequences. Proven tobacco cessation treatment includes pharmacotherapy and behavioral support, which are most effective when provided together. First-line medications (varenicline, bupropion, and nicotine replacement) are effective and safe for patients with CVD. Clinicians who care for patients with CVD should give as high a priority to treating tobacco use as to managing other CVD risk factors. Broader tobacco control efforts to raise tobacco taxes, adopt smoke-free laws, conduct mass media campaigns, and restrict tobacco marketing enhance clinicians’ actions working with individual smokers. Condensed","author":[{"dropping-particle":"","family":"Mullen","given":"Tim R.","non-dropping-particle":"","parse-names":false,"suffix":""},{"dropping-particle":"","family":"Kothe","given":"Christian A. E.","non-dropping-particle":"","parse-names":false,"suffix":""},{"dropping-particle":"","family":"Chi","given":"Yu Mike","non-dropping-particle":"","parse-names":false,"suffix":""},{"dropping-particle":"","family":"Ojeda","given":"Alejandro","non-dropping-particle":"","parse-names":false,"suffix":""},{"dropping-particle":"","family":"Kerth","given":"Trevor","non-dropping-particle":"","parse-names":false,"suffix":""},{"dropping-particle":"","family":"Makeig","given":"Scott","non-dropping-particle":"","parse-names":false,"suffix":""},{"dropping-particle":"","family":"Jung","given":"Tzyy-Ping","non-dropping-particle":"","parse-names":false,"suffix":""},{"dropping-particle":"","family":"Cauwenberghs","given":"Gert","non-dropping-particle":"","parse-names":false,"suffix":""}],"container-title":"IEEE Transactions on Biomedical Engineering","id":"ITEM-1","issue":"11","issued":{"date-parts":[["2015","11"]]},"page":"2553-2567","title":"Real-time neuroimaging and cognitive monitoring using wearable dry EEG","type":"article-journal","volume":"62"},"uris":["http://www.mendeley.com/documents/?uuid=15c2e1fc-9532-417c-9206-d137f28eea28"]},{"id":"ITEM-2","itemData":{"DOI":"10.1109/EMBC.2013.6609968","ISBN":"978-1-4577-0216-7","ISSN":"15378276","PMID":"1000000221","abstract":"Conduction time is typically ignored in computational models of neural network function. Here we consider the effects of conduction delays on the synchrony of neuronal activity and neural oscillators, and evaluate the consequences of allowing conduction velocity (CV) to be regulated adaptively. We propose that CV variation, mediated by myelin, could provide an important mechanism of activity-dependent nervous system plasticity. Even small changes in CV, resulting from small changes in myelin thickness or nodal structure, could have profound effects on neuronal network function in terms of spike-time arrival, oscillation frequency, oscillator coupling, and propagation of brain waves. For example, a conduction delay of 5 ms could change interactions of two coupled oscillators at the upper end of the gamma frequency range (</w:instrText>
        </w:r>
        <w:r w:rsidR="00267CA1">
          <w:rPr>
            <w:rFonts w:ascii="Cambria Math" w:hAnsi="Cambria Math" w:cs="Cambria Math"/>
            <w:sz w:val="24"/>
            <w:szCs w:val="24"/>
            <w:lang w:val="en-GB"/>
          </w:rPr>
          <w:instrText>∼</w:instrText>
        </w:r>
        <w:r w:rsidR="00267CA1">
          <w:rPr>
            <w:rFonts w:ascii="Times New Roman" w:hAnsi="Times New Roman" w:cs="Times New Roman"/>
            <w:sz w:val="24"/>
            <w:szCs w:val="24"/>
            <w:lang w:val="en-GB"/>
          </w:rPr>
          <w:instrText>100 Hz) from constructive to destructive interference; delays smaller than 1 ms could change the phase by 30°, significantly affecting signal amplitude. Myelin plasticity, as another form of activity- dependent plasticity, is relevant not only to nervous system development but also to complex information processing tasks that involve coupling and synchrony among different brain rhythms. We use coupled oscillator models with time delays to explore the importance of adaptive time delays and adaptive synaptic strengths. The impairment of activity-dependent myelination and the loss of adaptive time delays may contribute to disorders where hyper- and hypo-synchrony of neuronal firing leads to dysfunction (e.g., dyslexia, schizophrenia, epilepsy)","author":[{"dropping-particle":"","family":"Mullen","given":"Tim R.","non-dropping-particle":"","parse-names":false,"suffix":""},{"dropping-particle":"","family":"Kothe","given":"Christian","non-dropping-particle":"","parse-names":false,"suffix":""},{"dropping-particle":"","family":"Chi","given":"Yu Mike","non-dropping-particle":"","parse-names":false,"suffix":""},{"dropping-particle":"","family":"Ojeda","given":"Alejandro","non-dropping-particle":"","parse-names":false,"suffix":""},{"dropping-particle":"","family":"Kerth","given":"Trevor","non-dropping-particle":"","parse-names":false,"suffix":""},{"dropping-particle":"","family":"Makeig","given":"Scott","non-dropping-particle":"","parse-names":false,"suffix":""},{"dropping-particle":"","family":"Cauwenberghs","given":"Gert","non-dropping-particle":"","parse-names":false,"suffix":""},{"dropping-particle":"","family":"Tzyy-Ping Jung","given":"","non-dropping-particle":"","parse-names":false,"suffix":""}],"container-title":"2013 35th Annual International Conference of the IEEE Engineering in Medicine and Biology Society (EMBC)","id":"ITEM-2","issue":"1","issued":{"date-parts":[["2013","7"]]},"page":"2184-2187","publisher":"IEEE","title":"Real-time modeling and 3D visualization of source dynamics and connectivity using wearable EEG","type":"paper-conference","volume":"23"},"uris":["http://www.mendeley.com/documents/?uuid=9baa0e15-0ac1-424f-a9d0-a196a2c23552"]}],"mendeley":{"formattedCitation":"(Mullen et al., 2015, 2013)","plainTextFormattedCitation":"(Mullen et al., 2015, 2013)","previouslyFormattedCitation":"(Mullen et al., 2015, 2013)"},"properties":{"noteIndex":0},"schema":"https://github.com/citation-style-language/schema/raw/master/csl-citation.json"}</w:instrText>
        </w:r>
        <w:r w:rsidR="00267CA1">
          <w:rPr>
            <w:rFonts w:ascii="Times New Roman" w:hAnsi="Times New Roman" w:cs="Times New Roman"/>
            <w:sz w:val="24"/>
            <w:szCs w:val="24"/>
            <w:lang w:val="en-GB"/>
          </w:rPr>
          <w:fldChar w:fldCharType="separate"/>
        </w:r>
        <w:r w:rsidRPr="002805E6" w:rsidR="00267CA1">
          <w:rPr>
            <w:rFonts w:ascii="Times New Roman" w:hAnsi="Times New Roman" w:cs="Times New Roman"/>
            <w:noProof/>
            <w:sz w:val="24"/>
            <w:szCs w:val="24"/>
            <w:lang w:val="en-GB"/>
          </w:rPr>
          <w:t>(Mullen et al., 2015, 2013)</w:t>
        </w:r>
        <w:r w:rsidR="00267CA1">
          <w:rPr>
            <w:rFonts w:ascii="Times New Roman" w:hAnsi="Times New Roman" w:cs="Times New Roman"/>
            <w:sz w:val="24"/>
            <w:szCs w:val="24"/>
            <w:lang w:val="en-GB"/>
          </w:rPr>
          <w:fldChar w:fldCharType="end"/>
        </w:r>
        <w:r w:rsidR="00267CA1">
          <w:rPr>
            <w:rFonts w:ascii="Times New Roman" w:hAnsi="Times New Roman" w:cs="Times New Roman"/>
            <w:sz w:val="24"/>
            <w:szCs w:val="24"/>
            <w:lang w:val="en-GB"/>
          </w:rPr>
          <w:t xml:space="preserve"> was then applied</w:t>
        </w:r>
        <w:r w:rsidRPr="00B44668" w:rsidR="00267CA1">
          <w:rPr>
            <w:rFonts w:ascii="Times New Roman" w:hAnsi="Times New Roman" w:cs="Times New Roman"/>
            <w:sz w:val="24"/>
            <w:szCs w:val="24"/>
            <w:lang w:val="en-GB"/>
          </w:rPr>
          <w:t xml:space="preserve"> to </w:t>
        </w:r>
        <w:r w:rsidR="00267CA1">
          <w:rPr>
            <w:rFonts w:ascii="Times New Roman" w:hAnsi="Times New Roman" w:cs="Times New Roman"/>
            <w:sz w:val="24"/>
            <w:szCs w:val="24"/>
            <w:lang w:val="en-GB"/>
          </w:rPr>
          <w:t xml:space="preserve">detect and remove </w:t>
        </w:r>
        <w:r w:rsidRPr="00B44668" w:rsidR="00267CA1">
          <w:rPr>
            <w:rFonts w:ascii="Times New Roman" w:hAnsi="Times New Roman" w:cs="Times New Roman"/>
            <w:sz w:val="24"/>
            <w:szCs w:val="24"/>
            <w:lang w:val="en-GB"/>
          </w:rPr>
          <w:t xml:space="preserve">high-amplitude non-brain </w:t>
        </w:r>
        <w:proofErr w:type="spellStart"/>
        <w:r w:rsidRPr="00B44668" w:rsidR="00267CA1">
          <w:rPr>
            <w:rFonts w:ascii="Times New Roman" w:hAnsi="Times New Roman" w:cs="Times New Roman"/>
            <w:sz w:val="24"/>
            <w:szCs w:val="24"/>
            <w:lang w:val="en-GB"/>
          </w:rPr>
          <w:t>artifact</w:t>
        </w:r>
        <w:r w:rsidR="00267CA1">
          <w:rPr>
            <w:rFonts w:ascii="Times New Roman" w:hAnsi="Times New Roman" w:cs="Times New Roman"/>
            <w:sz w:val="24"/>
            <w:szCs w:val="24"/>
            <w:lang w:val="en-GB"/>
          </w:rPr>
          <w:t>ual</w:t>
        </w:r>
        <w:proofErr w:type="spellEnd"/>
        <w:r w:rsidRPr="00B44668" w:rsidR="00267CA1">
          <w:rPr>
            <w:rFonts w:ascii="Times New Roman" w:hAnsi="Times New Roman" w:cs="Times New Roman"/>
            <w:sz w:val="24"/>
            <w:szCs w:val="24"/>
            <w:lang w:val="en-GB"/>
          </w:rPr>
          <w:t xml:space="preserve"> activity (produced by</w:t>
        </w:r>
        <w:r w:rsidR="00267CA1">
          <w:rPr>
            <w:rFonts w:ascii="Times New Roman" w:hAnsi="Times New Roman" w:cs="Times New Roman"/>
            <w:sz w:val="24"/>
            <w:szCs w:val="24"/>
            <w:lang w:val="en-GB"/>
          </w:rPr>
          <w:t>, e.g.,</w:t>
        </w:r>
        <w:r w:rsidRPr="00B44668" w:rsidR="00267CA1">
          <w:rPr>
            <w:rFonts w:ascii="Times New Roman" w:hAnsi="Times New Roman" w:cs="Times New Roman"/>
            <w:sz w:val="24"/>
            <w:szCs w:val="24"/>
            <w:lang w:val="en-GB"/>
          </w:rPr>
          <w:t xml:space="preserve"> eye blinks, muscle activity,</w:t>
        </w:r>
        <w:r w:rsidR="00267CA1">
          <w:rPr>
            <w:rFonts w:ascii="Times New Roman" w:hAnsi="Times New Roman" w:cs="Times New Roman"/>
            <w:sz w:val="24"/>
            <w:szCs w:val="24"/>
            <w:lang w:val="en-GB"/>
          </w:rPr>
          <w:t xml:space="preserve"> and</w:t>
        </w:r>
        <w:r w:rsidRPr="00B44668" w:rsidR="00267CA1">
          <w:rPr>
            <w:rFonts w:ascii="Times New Roman" w:hAnsi="Times New Roman" w:cs="Times New Roman"/>
            <w:sz w:val="24"/>
            <w:szCs w:val="24"/>
            <w:lang w:val="en-GB"/>
          </w:rPr>
          <w:t xml:space="preserve"> sensor motion) by comparing its structure to that of known </w:t>
        </w:r>
        <w:proofErr w:type="spellStart"/>
        <w:r w:rsidRPr="00B44668" w:rsidR="00267CA1">
          <w:rPr>
            <w:rFonts w:ascii="Times New Roman" w:hAnsi="Times New Roman" w:cs="Times New Roman"/>
            <w:sz w:val="24"/>
            <w:szCs w:val="24"/>
            <w:lang w:val="en-GB"/>
          </w:rPr>
          <w:t>artifact</w:t>
        </w:r>
        <w:proofErr w:type="spellEnd"/>
        <w:r w:rsidRPr="00B44668" w:rsidR="00267CA1">
          <w:rPr>
            <w:rFonts w:ascii="Times New Roman" w:hAnsi="Times New Roman" w:cs="Times New Roman"/>
            <w:sz w:val="24"/>
            <w:szCs w:val="24"/>
            <w:lang w:val="en-GB"/>
          </w:rPr>
          <w:t>-free reference data</w:t>
        </w:r>
        <w:r w:rsidR="00267CA1">
          <w:rPr>
            <w:rFonts w:ascii="Times New Roman" w:hAnsi="Times New Roman" w:cs="Times New Roman"/>
            <w:sz w:val="24"/>
            <w:szCs w:val="24"/>
            <w:lang w:val="en-GB"/>
          </w:rPr>
          <w:t xml:space="preserve">, </w:t>
        </w:r>
        <w:r w:rsidRPr="002F3A46" w:rsidR="00267CA1">
          <w:rPr>
            <w:rFonts w:ascii="Times New Roman" w:hAnsi="Times New Roman" w:cs="Times New Roman"/>
            <w:sz w:val="24"/>
            <w:szCs w:val="24"/>
            <w:lang w:val="en-GB"/>
          </w:rPr>
          <w:t>while recovering EEG background activity that lies in</w:t>
        </w:r>
        <w:r w:rsidR="00267CA1">
          <w:rPr>
            <w:rFonts w:ascii="Times New Roman" w:hAnsi="Times New Roman" w:cs="Times New Roman"/>
            <w:sz w:val="24"/>
            <w:szCs w:val="24"/>
            <w:lang w:val="en-GB"/>
          </w:rPr>
          <w:t xml:space="preserve"> </w:t>
        </w:r>
        <w:r w:rsidRPr="002F3A46" w:rsidR="00267CA1">
          <w:rPr>
            <w:rFonts w:ascii="Times New Roman" w:hAnsi="Times New Roman" w:cs="Times New Roman"/>
            <w:sz w:val="24"/>
            <w:szCs w:val="24"/>
            <w:lang w:val="en-GB"/>
          </w:rPr>
          <w:t xml:space="preserve">the subspace spanned by the </w:t>
        </w:r>
        <w:proofErr w:type="spellStart"/>
        <w:r w:rsidRPr="002F3A46" w:rsidR="00267CA1">
          <w:rPr>
            <w:rFonts w:ascii="Times New Roman" w:hAnsi="Times New Roman" w:cs="Times New Roman"/>
            <w:sz w:val="24"/>
            <w:szCs w:val="24"/>
            <w:lang w:val="en-GB"/>
          </w:rPr>
          <w:t>artifact</w:t>
        </w:r>
        <w:proofErr w:type="spellEnd"/>
        <w:r w:rsidRPr="002F3A46" w:rsidR="00267CA1">
          <w:rPr>
            <w:rFonts w:ascii="Times New Roman" w:hAnsi="Times New Roman" w:cs="Times New Roman"/>
            <w:sz w:val="24"/>
            <w:szCs w:val="24"/>
            <w:lang w:val="en-GB"/>
          </w:rPr>
          <w:t xml:space="preserve"> components</w:t>
        </w:r>
        <w:r w:rsidR="00267CA1">
          <w:rPr>
            <w:rFonts w:ascii="Times New Roman" w:hAnsi="Times New Roman" w:cs="Times New Roman"/>
            <w:sz w:val="24"/>
            <w:szCs w:val="24"/>
            <w:lang w:val="en-GB"/>
          </w:rPr>
          <w:t xml:space="preserve"> when possible.</w:t>
        </w:r>
      </w:ins>
      <w:commentRangeEnd w:id="29"/>
      <w:r w:rsidR="00B11D3F">
        <w:rPr>
          <w:rStyle w:val="CommentReference"/>
        </w:rPr>
        <w:commentReference w:id="29"/>
      </w:r>
      <w:commentRangeEnd w:id="30"/>
      <w:r w:rsidR="00341AF0">
        <w:rPr>
          <w:rStyle w:val="CommentReference"/>
        </w:rPr>
        <w:commentReference w:id="30"/>
      </w:r>
      <w:ins w:author="Houwelin2" w:date="2022-08-29T13:51:00Z" w:id="32">
        <w:r w:rsidR="00267CA1">
          <w:rPr>
            <w:rFonts w:ascii="Times New Roman" w:hAnsi="Times New Roman" w:cs="Times New Roman"/>
            <w:sz w:val="24"/>
            <w:szCs w:val="24"/>
            <w:lang w:val="en-GB"/>
          </w:rPr>
          <w:t xml:space="preserve"> </w:t>
        </w:r>
      </w:ins>
      <w:proofErr w:type="spellStart"/>
      <w:r w:rsidRPr="00D74E9A">
        <w:rPr>
          <w:rFonts w:ascii="Times New Roman" w:hAnsi="Times New Roman" w:cs="Times New Roman"/>
          <w:sz w:val="24"/>
          <w:szCs w:val="24"/>
          <w:lang w:val="en-GB"/>
        </w:rPr>
        <w:t>Flatline</w:t>
      </w:r>
      <w:proofErr w:type="spellEnd"/>
      <w:r w:rsidRPr="00D74E9A">
        <w:rPr>
          <w:rFonts w:ascii="Times New Roman" w:hAnsi="Times New Roman" w:cs="Times New Roman"/>
          <w:sz w:val="24"/>
          <w:szCs w:val="24"/>
          <w:lang w:val="en-GB"/>
        </w:rPr>
        <w:t xml:space="preserve"> and noisy channels were removed and interpolated, and robust average re-reference was applied. Following </w:t>
      </w:r>
      <w:proofErr w:type="spellStart"/>
      <w:r w:rsidRPr="00D74E9A">
        <w:rPr>
          <w:rFonts w:ascii="Times New Roman" w:hAnsi="Times New Roman" w:cs="Times New Roman"/>
          <w:sz w:val="24"/>
          <w:szCs w:val="24"/>
          <w:lang w:val="en-GB"/>
        </w:rPr>
        <w:t>epoching</w:t>
      </w:r>
      <w:proofErr w:type="spellEnd"/>
      <w:r w:rsidRPr="00D74E9A">
        <w:rPr>
          <w:rFonts w:ascii="Times New Roman" w:hAnsi="Times New Roman" w:cs="Times New Roman"/>
          <w:sz w:val="24"/>
          <w:szCs w:val="24"/>
          <w:lang w:val="en-GB"/>
        </w:rPr>
        <w:t xml:space="preserve"> (from -3395 to 1960 ms with reference to target onset), noisy epochs and no-response epochs were removed. Epochs were considered noisy</w:t>
      </w:r>
      <w:ins w:author="Houwelin2" w:date="2022-10-18T14:30:00Z" w:id="33">
        <w:r w:rsidR="001B4A25">
          <w:rPr>
            <w:rFonts w:ascii="Times New Roman" w:hAnsi="Times New Roman" w:cs="Times New Roman"/>
            <w:sz w:val="24"/>
            <w:szCs w:val="24"/>
            <w:lang w:val="en-GB"/>
          </w:rPr>
          <w:t xml:space="preserve"> if samples were removed following</w:t>
        </w:r>
      </w:ins>
      <w:ins w:author="Houwelin2" w:date="2022-10-18T14:31:00Z" w:id="34">
        <w:r w:rsidR="001B4A25">
          <w:rPr>
            <w:rFonts w:ascii="Times New Roman" w:hAnsi="Times New Roman" w:cs="Times New Roman"/>
            <w:sz w:val="24"/>
            <w:szCs w:val="24"/>
            <w:lang w:val="en-GB"/>
          </w:rPr>
          <w:t>,</w:t>
        </w:r>
      </w:ins>
      <w:r w:rsidRPr="00D74E9A">
        <w:rPr>
          <w:rFonts w:ascii="Times New Roman" w:hAnsi="Times New Roman" w:cs="Times New Roman"/>
          <w:sz w:val="24"/>
          <w:szCs w:val="24"/>
          <w:lang w:val="en-GB"/>
        </w:rPr>
        <w:t xml:space="preserve"> if they showed a voltage difference greater than 200μV between the maximum and minimum sample in one or more channels between -</w:t>
      </w:r>
      <w:r w:rsidRPr="00D74E9A" w:rsidR="00497BB1">
        <w:rPr>
          <w:rFonts w:ascii="Times New Roman" w:hAnsi="Times New Roman" w:cs="Times New Roman"/>
          <w:sz w:val="24"/>
          <w:szCs w:val="24"/>
          <w:lang w:val="en-GB"/>
        </w:rPr>
        <w:t xml:space="preserve">500 </w:t>
      </w:r>
      <w:r w:rsidRPr="00D74E9A">
        <w:rPr>
          <w:rFonts w:ascii="Times New Roman" w:hAnsi="Times New Roman" w:cs="Times New Roman"/>
          <w:sz w:val="24"/>
          <w:szCs w:val="24"/>
          <w:lang w:val="en-GB"/>
        </w:rPr>
        <w:t>and -</w:t>
      </w:r>
      <w:r w:rsidRPr="00D74E9A" w:rsidR="00497BB1">
        <w:rPr>
          <w:rFonts w:ascii="Times New Roman" w:hAnsi="Times New Roman" w:cs="Times New Roman"/>
          <w:sz w:val="24"/>
          <w:szCs w:val="24"/>
          <w:lang w:val="en-GB"/>
        </w:rPr>
        <w:t>5ms</w:t>
      </w:r>
      <w:ins w:author="Houwelin2" w:date="2022-10-18T14:39:00Z" w:id="35">
        <w:r w:rsidR="00992EDD">
          <w:rPr>
            <w:rFonts w:ascii="Times New Roman" w:hAnsi="Times New Roman" w:cs="Times New Roman"/>
            <w:sz w:val="24"/>
            <w:szCs w:val="24"/>
            <w:lang w:val="en-GB"/>
          </w:rPr>
          <w:t>,</w:t>
        </w:r>
      </w:ins>
      <w:ins w:author="Houwelin2" w:date="2022-10-18T14:32:00Z" w:id="36">
        <w:r w:rsidR="001B4A25">
          <w:rPr>
            <w:rFonts w:ascii="Times New Roman" w:hAnsi="Times New Roman" w:cs="Times New Roman"/>
            <w:sz w:val="24"/>
            <w:szCs w:val="24"/>
            <w:lang w:val="en-GB"/>
          </w:rPr>
          <w:t xml:space="preserve"> </w:t>
        </w:r>
      </w:ins>
      <w:del w:author="Houwelin2" w:date="2022-10-18T14:39:00Z" w:id="37">
        <w:r w:rsidRPr="00D74E9A" w:rsidDel="00992EDD">
          <w:rPr>
            <w:rFonts w:ascii="Times New Roman" w:hAnsi="Times New Roman" w:cs="Times New Roman"/>
            <w:sz w:val="24"/>
            <w:szCs w:val="24"/>
            <w:lang w:val="en-GB"/>
          </w:rPr>
          <w:delText xml:space="preserve">, </w:delText>
        </w:r>
      </w:del>
      <w:r w:rsidRPr="00D74E9A">
        <w:rPr>
          <w:rFonts w:ascii="Times New Roman" w:hAnsi="Times New Roman" w:cs="Times New Roman"/>
          <w:sz w:val="24"/>
          <w:szCs w:val="24"/>
          <w:lang w:val="en-GB"/>
        </w:rPr>
        <w:t xml:space="preserve">or if they showed a voltage difference between contiguous samples greater than 75μV. Participants with fewer than 100 </w:t>
      </w:r>
      <w:proofErr w:type="spellStart"/>
      <w:r w:rsidRPr="00D74E9A">
        <w:rPr>
          <w:rFonts w:ascii="Times New Roman" w:hAnsi="Times New Roman" w:cs="Times New Roman"/>
          <w:sz w:val="24"/>
          <w:szCs w:val="24"/>
          <w:lang w:val="en-GB"/>
        </w:rPr>
        <w:t>DiN</w:t>
      </w:r>
      <w:proofErr w:type="spellEnd"/>
      <w:r w:rsidRPr="00D74E9A">
        <w:rPr>
          <w:rFonts w:ascii="Times New Roman" w:hAnsi="Times New Roman" w:cs="Times New Roman"/>
          <w:sz w:val="24"/>
          <w:szCs w:val="24"/>
          <w:lang w:val="en-GB"/>
        </w:rPr>
        <w:t xml:space="preserve"> trials after artefact rejection (n = 7) were excluded from further analyses. Thus, 25 individual data sets were analysed, with a mean of 270 trials (SD = 40, range = 199-312) per participant out of 324 trials presented, of which</w:t>
      </w:r>
      <w:commentRangeStart w:id="38"/>
      <w:commentRangeStart w:id="39"/>
      <w:r w:rsidRPr="00D74E9A">
        <w:rPr>
          <w:rFonts w:ascii="Times New Roman" w:hAnsi="Times New Roman" w:cs="Times New Roman"/>
          <w:sz w:val="24"/>
          <w:szCs w:val="24"/>
          <w:lang w:val="en-GB"/>
        </w:rPr>
        <w:t xml:space="preserve"> 92±15</w:t>
      </w:r>
      <w:ins w:author="Houwelin2" w:date="2022-09-04T12:38:00Z" w:id="40">
        <w:r w:rsidR="00051D25">
          <w:rPr>
            <w:rFonts w:ascii="Times New Roman" w:hAnsi="Times New Roman" w:cs="Times New Roman"/>
            <w:sz w:val="24"/>
            <w:szCs w:val="24"/>
            <w:lang w:val="en-GB"/>
          </w:rPr>
          <w:t xml:space="preserve"> </w:t>
        </w:r>
        <w:r w:rsidRPr="00D74E9A" w:rsidR="00051D25">
          <w:rPr>
            <w:rFonts w:ascii="Times New Roman" w:hAnsi="Times New Roman" w:cs="Times New Roman"/>
            <w:sz w:val="24"/>
            <w:szCs w:val="24"/>
            <w:lang w:val="en-GB"/>
          </w:rPr>
          <w:t>(</w:t>
        </w:r>
        <w:proofErr w:type="spellStart"/>
        <w:r w:rsidRPr="00D74E9A" w:rsidR="00051D25">
          <w:rPr>
            <w:rFonts w:ascii="Times New Roman" w:hAnsi="Times New Roman" w:cs="Times New Roman"/>
            <w:sz w:val="24"/>
            <w:szCs w:val="24"/>
            <w:lang w:val="en-GB"/>
          </w:rPr>
          <w:t>mean±SD</w:t>
        </w:r>
        <w:proofErr w:type="spellEnd"/>
        <w:r w:rsidRPr="00D74E9A" w:rsidR="00051D25">
          <w:rPr>
            <w:rFonts w:ascii="Times New Roman" w:hAnsi="Times New Roman" w:cs="Times New Roman"/>
            <w:sz w:val="24"/>
            <w:szCs w:val="24"/>
            <w:lang w:val="en-GB"/>
          </w:rPr>
          <w:t xml:space="preserve"> over participants)</w:t>
        </w:r>
      </w:ins>
      <w:r w:rsidRPr="00D74E9A">
        <w:rPr>
          <w:rFonts w:ascii="Times New Roman" w:hAnsi="Times New Roman" w:cs="Times New Roman"/>
          <w:sz w:val="24"/>
          <w:szCs w:val="24"/>
          <w:lang w:val="en-GB"/>
        </w:rPr>
        <w:t xml:space="preserve"> </w:t>
      </w:r>
      <w:commentRangeEnd w:id="38"/>
      <w:r w:rsidR="00B11D3F">
        <w:rPr>
          <w:rStyle w:val="CommentReference"/>
        </w:rPr>
        <w:commentReference w:id="38"/>
      </w:r>
      <w:commentRangeEnd w:id="39"/>
      <w:r w:rsidR="00051D25">
        <w:rPr>
          <w:rStyle w:val="CommentReference"/>
        </w:rPr>
        <w:commentReference w:id="39"/>
      </w:r>
      <w:r w:rsidRPr="00D74E9A">
        <w:rPr>
          <w:rFonts w:ascii="Times New Roman" w:hAnsi="Times New Roman" w:cs="Times New Roman"/>
          <w:sz w:val="24"/>
          <w:szCs w:val="24"/>
          <w:lang w:val="en-GB"/>
        </w:rPr>
        <w:t>at lower SNRs,</w:t>
      </w:r>
      <w:del w:author="Houwelin2" w:date="2022-09-04T15:09:00Z" w:id="41">
        <w:r w:rsidRPr="00D74E9A" w:rsidDel="004F6BEE">
          <w:rPr>
            <w:rFonts w:ascii="Times New Roman" w:hAnsi="Times New Roman" w:cs="Times New Roman"/>
            <w:sz w:val="24"/>
            <w:szCs w:val="24"/>
            <w:lang w:val="en-GB"/>
          </w:rPr>
          <w:delText xml:space="preserve"> </w:delText>
        </w:r>
      </w:del>
      <w:r w:rsidRPr="00D74E9A">
        <w:rPr>
          <w:rFonts w:ascii="Times New Roman" w:hAnsi="Times New Roman" w:cs="Times New Roman"/>
          <w:sz w:val="24"/>
          <w:szCs w:val="24"/>
          <w:lang w:val="en-GB"/>
        </w:rPr>
        <w:t xml:space="preserve"> 82±19 at medium SNRs, and  96±18 at higher SNRs, resulting in 123±25 correct and  147±27 incorrect trials per participant</w:t>
      </w:r>
      <w:del w:author="Houwelin2" w:date="2022-09-04T12:38:00Z" w:id="42">
        <w:r w:rsidRPr="00D74E9A" w:rsidDel="00051D25">
          <w:rPr>
            <w:rFonts w:ascii="Times New Roman" w:hAnsi="Times New Roman" w:cs="Times New Roman"/>
            <w:sz w:val="24"/>
            <w:szCs w:val="24"/>
            <w:lang w:val="en-GB"/>
          </w:rPr>
          <w:delText xml:space="preserve"> (mean±SD over participants)</w:delText>
        </w:r>
      </w:del>
      <w:r w:rsidRPr="00D74E9A">
        <w:rPr>
          <w:rFonts w:ascii="Times New Roman" w:hAnsi="Times New Roman" w:cs="Times New Roman"/>
          <w:b/>
          <w:bCs/>
          <w:sz w:val="24"/>
          <w:szCs w:val="24"/>
          <w:lang w:val="en-GB"/>
        </w:rPr>
        <w:t xml:space="preserve">. </w:t>
      </w:r>
      <w:proofErr w:type="gramStart"/>
      <w:ins w:author="Houwelin2" w:date="2022-08-29T13:52:00Z" w:id="43">
        <w:r w:rsidRPr="00D74E9A" w:rsidR="007431CB">
          <w:rPr>
            <w:rFonts w:ascii="Times New Roman" w:hAnsi="Times New Roman" w:cs="Times New Roman"/>
            <w:i/>
            <w:sz w:val="24"/>
            <w:szCs w:val="24"/>
            <w:lang w:val="en-GB"/>
          </w:rPr>
          <w:t>χ</w:t>
        </w:r>
        <w:r w:rsidRPr="00D74E9A" w:rsidR="007431CB">
          <w:rPr>
            <w:rFonts w:ascii="Times New Roman" w:hAnsi="Times New Roman" w:cs="Times New Roman"/>
            <w:i/>
            <w:sz w:val="24"/>
            <w:szCs w:val="24"/>
            <w:vertAlign w:val="superscript"/>
            <w:lang w:val="en-GB"/>
          </w:rPr>
          <w:t>2</w:t>
        </w:r>
      </w:ins>
      <w:del w:author="Houwelin2" w:date="2022-08-29T13:52:00Z" w:id="44">
        <w:r w:rsidRPr="00D74E9A" w:rsidDel="007431CB">
          <w:rPr>
            <w:rFonts w:ascii="Times New Roman" w:hAnsi="Times New Roman" w:cs="Times New Roman"/>
            <w:i/>
            <w:sz w:val="24"/>
            <w:szCs w:val="24"/>
            <w:lang w:val="en-GB"/>
          </w:rPr>
          <w:delText>G</w:delText>
        </w:r>
      </w:del>
      <w:r w:rsidRPr="00D74E9A">
        <w:rPr>
          <w:rFonts w:ascii="Times New Roman" w:hAnsi="Times New Roman" w:cs="Times New Roman"/>
          <w:i/>
          <w:sz w:val="24"/>
          <w:szCs w:val="24"/>
          <w:lang w:val="en-GB"/>
        </w:rPr>
        <w:t>-</w:t>
      </w:r>
      <w:r w:rsidRPr="00D74E9A">
        <w:rPr>
          <w:rFonts w:ascii="Times New Roman" w:hAnsi="Times New Roman" w:cs="Times New Roman"/>
          <w:sz w:val="24"/>
          <w:szCs w:val="24"/>
          <w:lang w:val="en-GB"/>
        </w:rPr>
        <w:t>test</w:t>
      </w:r>
      <w:proofErr w:type="gramEnd"/>
      <w:r w:rsidRPr="00D74E9A">
        <w:rPr>
          <w:rFonts w:ascii="Times New Roman" w:hAnsi="Times New Roman" w:cs="Times New Roman"/>
          <w:sz w:val="24"/>
          <w:szCs w:val="24"/>
          <w:lang w:val="en-GB"/>
        </w:rPr>
        <w:t xml:space="preserve"> revealed that the number of trials included was not </w:t>
      </w:r>
      <w:r w:rsidRPr="00D74E9A">
        <w:rPr>
          <w:rFonts w:ascii="Times New Roman" w:hAnsi="Times New Roman" w:cs="Times New Roman"/>
          <w:sz w:val="24"/>
          <w:szCs w:val="24"/>
          <w:lang w:val="en-GB"/>
        </w:rPr>
        <w:lastRenderedPageBreak/>
        <w:t>biased by difficulty level (</w:t>
      </w:r>
      <w:r w:rsidRPr="00D74E9A">
        <w:rPr>
          <w:rFonts w:ascii="Times New Roman" w:hAnsi="Times New Roman" w:cs="Times New Roman"/>
          <w:i/>
          <w:sz w:val="24"/>
          <w:szCs w:val="24"/>
          <w:lang w:val="en-GB"/>
        </w:rPr>
        <w:t>χ</w:t>
      </w:r>
      <w:r w:rsidRPr="00D74E9A">
        <w:rPr>
          <w:rFonts w:ascii="Times New Roman" w:hAnsi="Times New Roman" w:cs="Times New Roman"/>
          <w:i/>
          <w:sz w:val="24"/>
          <w:szCs w:val="24"/>
          <w:vertAlign w:val="superscript"/>
          <w:lang w:val="en-GB"/>
        </w:rPr>
        <w:t>2</w:t>
      </w:r>
      <w:r w:rsidRPr="00D74E9A">
        <w:rPr>
          <w:rFonts w:ascii="Times New Roman" w:hAnsi="Times New Roman" w:cs="Times New Roman"/>
          <w:sz w:val="24"/>
          <w:szCs w:val="24"/>
          <w:vertAlign w:val="subscript"/>
          <w:lang w:val="en-GB"/>
        </w:rPr>
        <w:t>(2)</w:t>
      </w:r>
      <w:r w:rsidRPr="00D74E9A">
        <w:rPr>
          <w:rFonts w:ascii="Times New Roman" w:hAnsi="Times New Roman" w:cs="Times New Roman"/>
          <w:sz w:val="24"/>
          <w:szCs w:val="24"/>
          <w:lang w:val="en-GB"/>
        </w:rPr>
        <w:t xml:space="preserve"> = 1.169, </w:t>
      </w:r>
      <w:r w:rsidRPr="00D74E9A">
        <w:rPr>
          <w:rFonts w:ascii="Times New Roman" w:hAnsi="Times New Roman" w:cs="Times New Roman"/>
          <w:i/>
          <w:sz w:val="24"/>
          <w:szCs w:val="24"/>
          <w:lang w:val="en-GB"/>
        </w:rPr>
        <w:t>p</w:t>
      </w:r>
      <w:r w:rsidRPr="00D74E9A">
        <w:rPr>
          <w:rFonts w:ascii="Times New Roman" w:hAnsi="Times New Roman" w:cs="Times New Roman"/>
          <w:sz w:val="24"/>
          <w:szCs w:val="24"/>
          <w:lang w:val="en-GB"/>
        </w:rPr>
        <w:t xml:space="preserve"> = .558),</w:t>
      </w:r>
      <w:del w:author="Alexis Hervais-Adelman (aherva)" w:date="2022-09-01T15:44:00Z" w:id="45">
        <w:r w:rsidRPr="00D74E9A" w:rsidDel="00142221">
          <w:rPr>
            <w:rFonts w:ascii="Times New Roman" w:hAnsi="Times New Roman" w:cs="Times New Roman"/>
            <w:sz w:val="24"/>
            <w:szCs w:val="24"/>
            <w:lang w:val="en-GB"/>
          </w:rPr>
          <w:delText xml:space="preserve"> nor proportion of incorrect (vs correct) responses</w:delText>
        </w:r>
      </w:del>
      <w:ins w:author="Alexis Hervais-Adelman (aherva)" w:date="2022-09-01T15:44:00Z" w:id="46">
        <w:r w:rsidR="00142221">
          <w:rPr>
            <w:rFonts w:ascii="Times New Roman" w:hAnsi="Times New Roman" w:cs="Times New Roman"/>
            <w:sz w:val="24"/>
            <w:szCs w:val="24"/>
            <w:lang w:val="en-GB"/>
          </w:rPr>
          <w:t xml:space="preserve"> and that the ratio of correct to incorrect responses did not deviate significantly from 1:1</w:t>
        </w:r>
      </w:ins>
      <w:r w:rsidRPr="00D74E9A">
        <w:rPr>
          <w:rFonts w:ascii="Times New Roman" w:hAnsi="Times New Roman" w:cs="Times New Roman"/>
          <w:sz w:val="24"/>
          <w:szCs w:val="24"/>
          <w:lang w:val="en-GB"/>
        </w:rPr>
        <w:t xml:space="preserve"> (</w:t>
      </w:r>
      <w:r w:rsidRPr="00D74E9A">
        <w:rPr>
          <w:rFonts w:ascii="Times New Roman" w:hAnsi="Times New Roman" w:cs="Times New Roman"/>
          <w:i/>
          <w:sz w:val="24"/>
          <w:szCs w:val="24"/>
          <w:lang w:val="en-GB"/>
        </w:rPr>
        <w:t>χ</w:t>
      </w:r>
      <w:r w:rsidRPr="00D74E9A">
        <w:rPr>
          <w:rFonts w:ascii="Times New Roman" w:hAnsi="Times New Roman" w:cs="Times New Roman"/>
          <w:i/>
          <w:sz w:val="24"/>
          <w:szCs w:val="24"/>
          <w:vertAlign w:val="superscript"/>
          <w:lang w:val="en-GB"/>
        </w:rPr>
        <w:t>2</w:t>
      </w:r>
      <w:r w:rsidRPr="00D74E9A">
        <w:rPr>
          <w:rFonts w:ascii="Times New Roman" w:hAnsi="Times New Roman" w:cs="Times New Roman"/>
          <w:sz w:val="24"/>
          <w:szCs w:val="24"/>
          <w:vertAlign w:val="subscript"/>
          <w:lang w:val="en-GB"/>
        </w:rPr>
        <w:t>(1)</w:t>
      </w:r>
      <w:r w:rsidRPr="00D74E9A">
        <w:rPr>
          <w:rFonts w:ascii="Times New Roman" w:hAnsi="Times New Roman" w:cs="Times New Roman"/>
          <w:sz w:val="24"/>
          <w:szCs w:val="24"/>
          <w:lang w:val="en-GB"/>
        </w:rPr>
        <w:t xml:space="preserve"> = 2.136, </w:t>
      </w:r>
      <w:r w:rsidRPr="00D74E9A">
        <w:rPr>
          <w:rFonts w:ascii="Times New Roman" w:hAnsi="Times New Roman" w:cs="Times New Roman"/>
          <w:i/>
          <w:sz w:val="24"/>
          <w:szCs w:val="24"/>
          <w:lang w:val="en-GB"/>
        </w:rPr>
        <w:t>p</w:t>
      </w:r>
      <w:r w:rsidRPr="00D74E9A">
        <w:rPr>
          <w:rFonts w:ascii="Times New Roman" w:hAnsi="Times New Roman" w:cs="Times New Roman"/>
          <w:sz w:val="24"/>
          <w:szCs w:val="24"/>
          <w:lang w:val="en-GB"/>
        </w:rPr>
        <w:t xml:space="preserve"> = .144).</w:t>
      </w:r>
      <w:r w:rsidRPr="00D74E9A">
        <w:rPr>
          <w:rFonts w:ascii="Times New Roman" w:hAnsi="Times New Roman" w:cs="Times New Roman"/>
          <w:b/>
          <w:bCs/>
          <w:sz w:val="24"/>
          <w:szCs w:val="24"/>
          <w:lang w:val="en-GB"/>
        </w:rPr>
        <w:t xml:space="preserve"> </w:t>
      </w:r>
      <w:r w:rsidRPr="00D74E9A">
        <w:rPr>
          <w:rFonts w:ascii="Times New Roman" w:hAnsi="Times New Roman" w:cs="Times New Roman"/>
          <w:sz w:val="24"/>
          <w:szCs w:val="24"/>
          <w:lang w:val="en-GB"/>
        </w:rPr>
        <w:t>Independent component analysis was then applied to the segmented data</w:t>
      </w:r>
      <w:ins w:author="Houwelin2" w:date="2022-08-29T13:52:00Z" w:id="47">
        <w:r w:rsidR="00FA028B">
          <w:rPr>
            <w:rFonts w:ascii="Times New Roman" w:hAnsi="Times New Roman" w:cs="Times New Roman"/>
            <w:sz w:val="24"/>
            <w:szCs w:val="24"/>
            <w:lang w:val="en-GB"/>
          </w:rPr>
          <w:t xml:space="preserve"> </w:t>
        </w:r>
        <w:r w:rsidR="00FA028B">
          <w:rPr>
            <w:rFonts w:ascii="Times New Roman" w:hAnsi="Times New Roman" w:cs="Times New Roman"/>
            <w:sz w:val="24"/>
            <w:szCs w:val="24"/>
            <w:lang w:val="en-GB"/>
          </w:rPr>
          <w:fldChar w:fldCharType="begin" w:fldLock="1"/>
        </w:r>
      </w:ins>
      <w:r w:rsidR="00440099">
        <w:rPr>
          <w:rFonts w:ascii="Times New Roman" w:hAnsi="Times New Roman" w:cs="Times New Roman"/>
          <w:sz w:val="24"/>
          <w:szCs w:val="24"/>
          <w:lang w:val="en-GB"/>
        </w:rPr>
        <w:instrText>ADDIN CSL_CITATION {"citationItems":[{"id":"ITEM-1","itemData":{"ISBN":"0780374886","ISSN":"10495258","PMID":"14622887","abstract":"Because of the distance between the skull and brain and their different resistivities, electroencephalographic (EEG) data collected from any point on the human scalp includes activity generated within a large brain area. This spatial smearing of EEG data by volume conduction does not involve significant time delays, however, suggesting that the Independent Component Analysis (ICA) algorithm of Bell and Sejnowski [1] is suitable for performing blind source separation on EEG data. The ICA algorithm separates the problem of source identification from that of source localization. First results of applying the ICA algorithm to EEG and event-related potential (ERP) data collected during a sustained auditory detection task show: (1) ICA training is insensitive to different random seeds. (2) ICA may be used to segregate obvious artifactual EEG components (line and muscle noise, eye movements) from other sources. (3) ICA is capable of isolating overlapping EEG phenomena, including alpha and theta bursts and spatially-separable ERP components, to separate ICA channels. (4) N onstationarities in EEG and behav-ioral state can be tracked using ICA via changes in the amount of residual correlation between ICA-filtered output channels.","author":[{"dropping-particle":"","family":"Makeig","given":"Scott","non-dropping-particle":"","parse-names":false,"suffix":""},{"dropping-particle":"","family":"Bell","given":"Anthony J","non-dropping-particle":"","parse-names":false,"suffix":""},{"dropping-particle":"","family":"Jung","given":"Tzyy-Ping","non-dropping-particle":"","parse-names":false,"suffix":""},{"dropping-particle":"","family":"Sejnowski","given":"Terrence J","non-dropping-particle":"","parse-names":false,"suffix":""}],"container-title":"Advances in neural information processing systems","id":"ITEM-1","issue":"8","issued":{"date-parts":[["1996"]]},"page":"145-151","title":"Independent Component Analysis of Electroencephalographic Data","type":"article-journal"},"uris":["http://www.mendeley.com/documents/?uuid=c3943780-449a-4901-a423-0f610bdbf64e"]}],"mendeley":{"formattedCitation":"(Makeig et al., 1996)","plainTextFormattedCitation":"(Makeig et al., 1996)","previouslyFormattedCitation":"(Makeig et al., 1996)"},"properties":{"noteIndex":0},"schema":"https://github.com/citation-style-language/schema/raw/master/csl-citation.json"}</w:instrText>
      </w:r>
      <w:r w:rsidR="00FA028B">
        <w:rPr>
          <w:rFonts w:ascii="Times New Roman" w:hAnsi="Times New Roman" w:cs="Times New Roman"/>
          <w:sz w:val="24"/>
          <w:szCs w:val="24"/>
          <w:lang w:val="en-GB"/>
        </w:rPr>
        <w:fldChar w:fldCharType="separate"/>
      </w:r>
      <w:r w:rsidRPr="00FA028B" w:rsidR="00FA028B">
        <w:rPr>
          <w:rFonts w:ascii="Times New Roman" w:hAnsi="Times New Roman" w:cs="Times New Roman"/>
          <w:noProof/>
          <w:sz w:val="24"/>
          <w:szCs w:val="24"/>
          <w:lang w:val="en-GB"/>
        </w:rPr>
        <w:t>(Makeig et al., 1996)</w:t>
      </w:r>
      <w:ins w:author="Houwelin2" w:date="2022-08-29T13:52:00Z" w:id="48">
        <w:r w:rsidR="00FA028B">
          <w:rPr>
            <w:rFonts w:ascii="Times New Roman" w:hAnsi="Times New Roman" w:cs="Times New Roman"/>
            <w:sz w:val="24"/>
            <w:szCs w:val="24"/>
            <w:lang w:val="en-GB"/>
          </w:rPr>
          <w:fldChar w:fldCharType="end"/>
        </w:r>
      </w:ins>
      <w:r w:rsidRPr="00D74E9A">
        <w:rPr>
          <w:rFonts w:ascii="Times New Roman" w:hAnsi="Times New Roman" w:cs="Times New Roman"/>
          <w:sz w:val="24"/>
          <w:szCs w:val="24"/>
          <w:lang w:val="en-GB"/>
        </w:rPr>
        <w:t xml:space="preserve">, and non-brain components were removed semi-automatically by scrutiny of their topography and spectral profile. </w:t>
      </w:r>
      <w:ins w:author="Houwelin2" w:date="2022-08-29T15:07:00Z" w:id="49">
        <w:r w:rsidRPr="001D7EEB" w:rsidR="008C19E7">
          <w:rPr>
            <w:rFonts w:ascii="Times New Roman" w:hAnsi="Times New Roman" w:cs="Times New Roman"/>
            <w:sz w:val="24"/>
            <w:szCs w:val="24"/>
            <w:lang w:val="en-GB"/>
          </w:rPr>
          <w:t>On average, 11</w:t>
        </w:r>
      </w:ins>
      <w:ins w:author="Houwelin2" w:date="2022-08-30T17:47:00Z" w:id="50">
        <w:r w:rsidRPr="001D7EEB" w:rsidR="00656F78">
          <w:rPr>
            <w:rFonts w:ascii="Times New Roman" w:hAnsi="Times New Roman" w:cs="Times New Roman"/>
            <w:sz w:val="24"/>
            <w:szCs w:val="24"/>
            <w:lang w:val="en-GB"/>
          </w:rPr>
          <w:t>5</w:t>
        </w:r>
      </w:ins>
      <w:ins w:author="Houwelin2" w:date="2022-08-29T15:07:00Z" w:id="51">
        <w:r w:rsidRPr="001D7EEB" w:rsidR="008C19E7">
          <w:rPr>
            <w:rFonts w:ascii="Times New Roman" w:hAnsi="Times New Roman" w:cs="Times New Roman"/>
            <w:sz w:val="24"/>
            <w:szCs w:val="24"/>
            <w:lang w:val="en-GB"/>
          </w:rPr>
          <w:t>.</w:t>
        </w:r>
      </w:ins>
      <w:ins w:author="Houwelin2" w:date="2022-08-30T17:47:00Z" w:id="52">
        <w:r w:rsidRPr="001D7EEB" w:rsidR="00656F78">
          <w:rPr>
            <w:rFonts w:ascii="Times New Roman" w:hAnsi="Times New Roman" w:cs="Times New Roman"/>
            <w:sz w:val="24"/>
            <w:szCs w:val="24"/>
            <w:lang w:val="en-GB"/>
          </w:rPr>
          <w:t>7</w:t>
        </w:r>
      </w:ins>
      <w:ins w:author="Houwelin2" w:date="2022-08-29T15:07:00Z" w:id="53">
        <w:r w:rsidRPr="001D7EEB" w:rsidR="008C19E7">
          <w:rPr>
            <w:rFonts w:ascii="Times New Roman" w:hAnsi="Times New Roman" w:cs="Times New Roman"/>
            <w:sz w:val="24"/>
            <w:szCs w:val="24"/>
            <w:lang w:val="en-GB"/>
          </w:rPr>
          <w:t>60 linearly independent components</w:t>
        </w:r>
      </w:ins>
      <w:ins w:author="Houwelin2" w:date="2022-09-04T15:08:00Z" w:id="54">
        <w:r w:rsidRPr="001D7EEB" w:rsidR="001731A8">
          <w:rPr>
            <w:rFonts w:ascii="Times New Roman" w:hAnsi="Times New Roman" w:cs="Times New Roman"/>
            <w:sz w:val="24"/>
            <w:szCs w:val="24"/>
            <w:lang w:val="en-GB"/>
          </w:rPr>
          <w:t xml:space="preserve"> (ICs)</w:t>
        </w:r>
      </w:ins>
      <w:ins w:author="Houwelin2" w:date="2022-08-29T15:07:00Z" w:id="55">
        <w:r w:rsidRPr="001D7EEB" w:rsidR="008C19E7">
          <w:rPr>
            <w:rFonts w:ascii="Times New Roman" w:hAnsi="Times New Roman" w:cs="Times New Roman"/>
            <w:sz w:val="24"/>
            <w:szCs w:val="24"/>
            <w:lang w:val="en-GB"/>
          </w:rPr>
          <w:t xml:space="preserve"> were estimated per each subject dataset (SD = </w:t>
        </w:r>
      </w:ins>
      <w:ins w:author="Houwelin2" w:date="2022-08-30T17:47:00Z" w:id="56">
        <w:r w:rsidRPr="001D7EEB" w:rsidR="00656F78">
          <w:rPr>
            <w:rFonts w:ascii="Times New Roman" w:hAnsi="Times New Roman" w:cs="Times New Roman"/>
            <w:sz w:val="24"/>
            <w:szCs w:val="24"/>
            <w:lang w:val="en-GB"/>
          </w:rPr>
          <w:t>4</w:t>
        </w:r>
      </w:ins>
      <w:ins w:author="Houwelin2" w:date="2022-08-29T15:07:00Z" w:id="57">
        <w:r w:rsidRPr="001D7EEB" w:rsidR="008C19E7">
          <w:rPr>
            <w:rFonts w:ascii="Times New Roman" w:hAnsi="Times New Roman" w:cs="Times New Roman"/>
            <w:sz w:val="24"/>
            <w:szCs w:val="24"/>
            <w:lang w:val="en-GB"/>
          </w:rPr>
          <w:t>.</w:t>
        </w:r>
      </w:ins>
      <w:ins w:author="Houwelin2" w:date="2022-08-30T17:47:00Z" w:id="58">
        <w:r w:rsidRPr="001D7EEB" w:rsidR="00656F78">
          <w:rPr>
            <w:rFonts w:ascii="Times New Roman" w:hAnsi="Times New Roman" w:cs="Times New Roman"/>
            <w:sz w:val="24"/>
            <w:szCs w:val="24"/>
            <w:lang w:val="en-GB"/>
          </w:rPr>
          <w:t>824</w:t>
        </w:r>
      </w:ins>
      <w:ins w:author="Houwelin2" w:date="2022-08-29T15:07:00Z" w:id="59">
        <w:r w:rsidRPr="001D7EEB" w:rsidR="008C19E7">
          <w:rPr>
            <w:rFonts w:ascii="Times New Roman" w:hAnsi="Times New Roman" w:cs="Times New Roman"/>
            <w:sz w:val="24"/>
            <w:szCs w:val="24"/>
            <w:lang w:val="en-GB"/>
          </w:rPr>
          <w:t xml:space="preserve">, range = </w:t>
        </w:r>
      </w:ins>
      <w:ins w:author="Houwelin2" w:date="2022-08-30T17:48:00Z" w:id="60">
        <w:r w:rsidRPr="001D7EEB" w:rsidR="00656F78">
          <w:rPr>
            <w:rFonts w:ascii="Times New Roman" w:hAnsi="Times New Roman" w:cs="Times New Roman"/>
            <w:sz w:val="24"/>
            <w:szCs w:val="24"/>
            <w:lang w:val="en-GB"/>
          </w:rPr>
          <w:t>105</w:t>
        </w:r>
      </w:ins>
      <w:ins w:author="Houwelin2" w:date="2022-08-29T15:07:00Z" w:id="61">
        <w:r w:rsidRPr="001D7EEB" w:rsidR="008C19E7">
          <w:rPr>
            <w:rFonts w:ascii="Times New Roman" w:hAnsi="Times New Roman" w:cs="Times New Roman"/>
            <w:sz w:val="24"/>
            <w:szCs w:val="24"/>
            <w:lang w:val="en-GB"/>
          </w:rPr>
          <w:t>-1</w:t>
        </w:r>
      </w:ins>
      <w:ins w:author="Houwelin2" w:date="2022-08-30T17:48:00Z" w:id="62">
        <w:r w:rsidRPr="001D7EEB" w:rsidR="00656F78">
          <w:rPr>
            <w:rFonts w:ascii="Times New Roman" w:hAnsi="Times New Roman" w:cs="Times New Roman"/>
            <w:sz w:val="24"/>
            <w:szCs w:val="24"/>
            <w:lang w:val="en-GB"/>
          </w:rPr>
          <w:t>22</w:t>
        </w:r>
      </w:ins>
      <w:ins w:author="Houwelin2" w:date="2022-08-29T15:07:00Z" w:id="63">
        <w:r w:rsidRPr="001D7EEB" w:rsidR="008C19E7">
          <w:rPr>
            <w:rFonts w:ascii="Times New Roman" w:hAnsi="Times New Roman" w:cs="Times New Roman"/>
            <w:sz w:val="24"/>
            <w:szCs w:val="24"/>
            <w:lang w:val="en-GB"/>
          </w:rPr>
          <w:t xml:space="preserve">), of which </w:t>
        </w:r>
        <w:r w:rsidRPr="001D7EEB" w:rsidR="00656F78">
          <w:rPr>
            <w:rFonts w:ascii="Times New Roman" w:hAnsi="Times New Roman" w:cs="Times New Roman"/>
            <w:sz w:val="24"/>
            <w:szCs w:val="24"/>
            <w:lang w:val="en-GB"/>
          </w:rPr>
          <w:t>35</w:t>
        </w:r>
        <w:r w:rsidRPr="001D7EEB" w:rsidR="008C19E7">
          <w:rPr>
            <w:rFonts w:ascii="Times New Roman" w:hAnsi="Times New Roman" w:cs="Times New Roman"/>
            <w:sz w:val="24"/>
            <w:szCs w:val="24"/>
            <w:lang w:val="en-GB"/>
          </w:rPr>
          <w:t>.</w:t>
        </w:r>
      </w:ins>
      <w:ins w:author="Houwelin2" w:date="2022-09-05T10:23:00Z" w:id="64">
        <w:r w:rsidRPr="001D7EEB" w:rsidR="00BC49A7">
          <w:rPr>
            <w:rFonts w:ascii="Times New Roman" w:hAnsi="Times New Roman" w:cs="Times New Roman"/>
            <w:sz w:val="24"/>
            <w:szCs w:val="24"/>
            <w:lang w:val="en-GB"/>
          </w:rPr>
          <w:t>76</w:t>
        </w:r>
      </w:ins>
      <w:ins w:author="Houwelin2" w:date="2022-08-29T15:07:00Z" w:id="65">
        <w:r w:rsidRPr="001D7EEB" w:rsidR="008C19E7">
          <w:rPr>
            <w:rFonts w:ascii="Times New Roman" w:hAnsi="Times New Roman" w:cs="Times New Roman"/>
            <w:sz w:val="24"/>
            <w:szCs w:val="24"/>
            <w:lang w:val="en-GB"/>
          </w:rPr>
          <w:t xml:space="preserve">0 components (SD = </w:t>
        </w:r>
      </w:ins>
      <w:ins w:author="Houwelin2" w:date="2022-08-30T17:48:00Z" w:id="66">
        <w:r w:rsidRPr="001D7EEB" w:rsidR="00656F78">
          <w:rPr>
            <w:rFonts w:ascii="Times New Roman" w:hAnsi="Times New Roman" w:cs="Times New Roman"/>
            <w:sz w:val="24"/>
            <w:szCs w:val="24"/>
            <w:lang w:val="en-GB"/>
          </w:rPr>
          <w:t>9</w:t>
        </w:r>
      </w:ins>
      <w:ins w:author="Houwelin2" w:date="2022-08-29T15:07:00Z" w:id="67">
        <w:r w:rsidRPr="001D7EEB" w:rsidR="008C19E7">
          <w:rPr>
            <w:rFonts w:ascii="Times New Roman" w:hAnsi="Times New Roman" w:cs="Times New Roman"/>
            <w:sz w:val="24"/>
            <w:szCs w:val="24"/>
            <w:lang w:val="en-GB"/>
          </w:rPr>
          <w:t>.</w:t>
        </w:r>
      </w:ins>
      <w:ins w:author="Houwelin2" w:date="2022-08-30T17:48:00Z" w:id="68">
        <w:r w:rsidRPr="001D7EEB" w:rsidR="00BC49A7">
          <w:rPr>
            <w:rFonts w:ascii="Times New Roman" w:hAnsi="Times New Roman" w:cs="Times New Roman"/>
            <w:sz w:val="24"/>
            <w:szCs w:val="24"/>
            <w:lang w:val="en-GB"/>
          </w:rPr>
          <w:t>714</w:t>
        </w:r>
      </w:ins>
      <w:ins w:author="Houwelin2" w:date="2022-08-29T15:07:00Z" w:id="69">
        <w:r w:rsidRPr="001D7EEB" w:rsidR="008C19E7">
          <w:rPr>
            <w:rFonts w:ascii="Times New Roman" w:hAnsi="Times New Roman" w:cs="Times New Roman"/>
            <w:sz w:val="24"/>
            <w:szCs w:val="24"/>
            <w:lang w:val="en-GB"/>
          </w:rPr>
          <w:t xml:space="preserve">, range = </w:t>
        </w:r>
      </w:ins>
      <w:ins w:author="Houwelin2" w:date="2022-08-30T17:49:00Z" w:id="70">
        <w:r w:rsidRPr="001D7EEB" w:rsidR="002714BB">
          <w:rPr>
            <w:rFonts w:ascii="Times New Roman" w:hAnsi="Times New Roman" w:cs="Times New Roman"/>
            <w:sz w:val="24"/>
            <w:szCs w:val="24"/>
            <w:lang w:val="en-GB"/>
          </w:rPr>
          <w:t>2</w:t>
        </w:r>
      </w:ins>
      <w:ins w:author="Houwelin2" w:date="2022-08-29T15:07:00Z" w:id="71">
        <w:r w:rsidRPr="001D7EEB" w:rsidR="008C19E7">
          <w:rPr>
            <w:rFonts w:ascii="Times New Roman" w:hAnsi="Times New Roman" w:cs="Times New Roman"/>
            <w:sz w:val="24"/>
            <w:szCs w:val="24"/>
            <w:lang w:val="en-GB"/>
          </w:rPr>
          <w:t>1-</w:t>
        </w:r>
      </w:ins>
      <w:ins w:author="Houwelin2" w:date="2022-08-30T17:49:00Z" w:id="72">
        <w:r w:rsidRPr="001D7EEB" w:rsidR="00BC49A7">
          <w:rPr>
            <w:rFonts w:ascii="Times New Roman" w:hAnsi="Times New Roman" w:cs="Times New Roman"/>
            <w:sz w:val="24"/>
            <w:szCs w:val="24"/>
            <w:lang w:val="en-GB"/>
          </w:rPr>
          <w:t>52</w:t>
        </w:r>
      </w:ins>
      <w:ins w:author="Houwelin2" w:date="2022-08-29T15:07:00Z" w:id="73">
        <w:r w:rsidRPr="001D7EEB" w:rsidR="008C19E7">
          <w:rPr>
            <w:rFonts w:ascii="Times New Roman" w:hAnsi="Times New Roman" w:cs="Times New Roman"/>
            <w:sz w:val="24"/>
            <w:szCs w:val="24"/>
            <w:lang w:val="en-GB"/>
          </w:rPr>
          <w:t xml:space="preserve">), explaining </w:t>
        </w:r>
      </w:ins>
      <w:ins w:author="Houwelin2" w:date="2022-08-30T17:49:00Z" w:id="74">
        <w:r w:rsidRPr="001D7EEB" w:rsidR="002714BB">
          <w:rPr>
            <w:rFonts w:ascii="Times New Roman" w:hAnsi="Times New Roman" w:cs="Times New Roman"/>
            <w:sz w:val="24"/>
            <w:szCs w:val="24"/>
            <w:lang w:val="en-GB"/>
          </w:rPr>
          <w:t>4</w:t>
        </w:r>
      </w:ins>
      <w:ins w:author="Houwelin2" w:date="2022-09-05T10:23:00Z" w:id="75">
        <w:r w:rsidRPr="001D7EEB" w:rsidR="00BC49A7">
          <w:rPr>
            <w:rFonts w:ascii="Times New Roman" w:hAnsi="Times New Roman" w:cs="Times New Roman"/>
            <w:sz w:val="24"/>
            <w:szCs w:val="24"/>
            <w:lang w:val="en-GB"/>
          </w:rPr>
          <w:t>8</w:t>
        </w:r>
      </w:ins>
      <w:ins w:author="Houwelin2" w:date="2022-08-29T15:07:00Z" w:id="76">
        <w:r w:rsidRPr="001D7EEB" w:rsidR="008C19E7">
          <w:rPr>
            <w:rFonts w:ascii="Times New Roman" w:hAnsi="Times New Roman" w:cs="Times New Roman"/>
            <w:sz w:val="24"/>
            <w:szCs w:val="24"/>
            <w:lang w:val="en-GB"/>
          </w:rPr>
          <w:t>.</w:t>
        </w:r>
      </w:ins>
      <w:ins w:author="Houwelin2" w:date="2022-08-30T17:49:00Z" w:id="77">
        <w:r w:rsidRPr="001D7EEB" w:rsidR="002714BB">
          <w:rPr>
            <w:rFonts w:ascii="Times New Roman" w:hAnsi="Times New Roman" w:cs="Times New Roman"/>
            <w:sz w:val="24"/>
            <w:szCs w:val="24"/>
            <w:lang w:val="en-GB"/>
          </w:rPr>
          <w:t>15</w:t>
        </w:r>
      </w:ins>
      <w:ins w:author="Houwelin2" w:date="2022-09-05T10:24:00Z" w:id="78">
        <w:r w:rsidRPr="001D7EEB" w:rsidR="00BC49A7">
          <w:rPr>
            <w:rFonts w:ascii="Times New Roman" w:hAnsi="Times New Roman" w:cs="Times New Roman"/>
            <w:sz w:val="24"/>
            <w:szCs w:val="24"/>
            <w:lang w:val="en-GB"/>
          </w:rPr>
          <w:t>0</w:t>
        </w:r>
      </w:ins>
      <w:ins w:author="Houwelin2" w:date="2022-08-29T15:07:00Z" w:id="79">
        <w:r w:rsidRPr="001D7EEB" w:rsidR="008C19E7">
          <w:rPr>
            <w:rFonts w:ascii="Times New Roman" w:hAnsi="Times New Roman" w:cs="Times New Roman"/>
            <w:sz w:val="24"/>
            <w:szCs w:val="24"/>
            <w:lang w:val="en-GB"/>
          </w:rPr>
          <w:t>% (SD = 1</w:t>
        </w:r>
      </w:ins>
      <w:ins w:author="Houwelin2" w:date="2022-08-30T17:49:00Z" w:id="80">
        <w:r w:rsidRPr="001D7EEB" w:rsidR="002714BB">
          <w:rPr>
            <w:rFonts w:ascii="Times New Roman" w:hAnsi="Times New Roman" w:cs="Times New Roman"/>
            <w:sz w:val="24"/>
            <w:szCs w:val="24"/>
            <w:lang w:val="en-GB"/>
          </w:rPr>
          <w:t>5</w:t>
        </w:r>
      </w:ins>
      <w:ins w:author="Houwelin2" w:date="2022-08-29T15:07:00Z" w:id="81">
        <w:r w:rsidRPr="001D7EEB" w:rsidR="008C19E7">
          <w:rPr>
            <w:rFonts w:ascii="Times New Roman" w:hAnsi="Times New Roman" w:cs="Times New Roman"/>
            <w:sz w:val="24"/>
            <w:szCs w:val="24"/>
            <w:lang w:val="en-GB"/>
          </w:rPr>
          <w:t>.</w:t>
        </w:r>
      </w:ins>
      <w:ins w:author="Houwelin2" w:date="2022-08-30T17:49:00Z" w:id="82">
        <w:r w:rsidRPr="001D7EEB" w:rsidR="00BC49A7">
          <w:rPr>
            <w:rFonts w:ascii="Times New Roman" w:hAnsi="Times New Roman" w:cs="Times New Roman"/>
            <w:sz w:val="24"/>
            <w:szCs w:val="24"/>
            <w:lang w:val="en-GB"/>
          </w:rPr>
          <w:t>6</w:t>
        </w:r>
      </w:ins>
      <w:ins w:author="Houwelin2" w:date="2022-09-05T10:24:00Z" w:id="83">
        <w:r w:rsidRPr="001D7EEB" w:rsidR="00BC49A7">
          <w:rPr>
            <w:rFonts w:ascii="Times New Roman" w:hAnsi="Times New Roman" w:cs="Times New Roman"/>
            <w:sz w:val="24"/>
            <w:szCs w:val="24"/>
            <w:lang w:val="en-GB"/>
          </w:rPr>
          <w:t>64</w:t>
        </w:r>
      </w:ins>
      <w:ins w:author="Houwelin2" w:date="2022-08-29T15:07:00Z" w:id="84">
        <w:r w:rsidRPr="001D7EEB" w:rsidR="008C19E7">
          <w:rPr>
            <w:rFonts w:ascii="Times New Roman" w:hAnsi="Times New Roman" w:cs="Times New Roman"/>
            <w:sz w:val="24"/>
            <w:szCs w:val="24"/>
            <w:lang w:val="en-GB"/>
          </w:rPr>
          <w:t>%</w:t>
        </w:r>
      </w:ins>
      <w:ins w:author="Houwelin2" w:date="2022-08-30T17:49:00Z" w:id="85">
        <w:r w:rsidRPr="001D7EEB" w:rsidR="002714BB">
          <w:rPr>
            <w:rFonts w:ascii="Times New Roman" w:hAnsi="Times New Roman" w:cs="Times New Roman"/>
            <w:sz w:val="24"/>
            <w:szCs w:val="24"/>
            <w:lang w:val="en-GB"/>
          </w:rPr>
          <w:t xml:space="preserve">, </w:t>
        </w:r>
        <w:commentRangeStart w:id="86"/>
        <w:commentRangeStart w:id="87"/>
        <w:r w:rsidRPr="001D7EEB" w:rsidR="002714BB">
          <w:rPr>
            <w:rFonts w:ascii="Times New Roman" w:hAnsi="Times New Roman" w:cs="Times New Roman"/>
            <w:sz w:val="24"/>
            <w:szCs w:val="24"/>
            <w:lang w:val="en-GB"/>
          </w:rPr>
          <w:t xml:space="preserve">range = </w:t>
        </w:r>
      </w:ins>
      <w:ins w:author="Houwelin2" w:date="2022-08-30T17:50:00Z" w:id="88">
        <w:r w:rsidRPr="001D7EEB" w:rsidR="00BC49A7">
          <w:rPr>
            <w:rFonts w:ascii="Times New Roman" w:hAnsi="Times New Roman" w:cs="Times New Roman"/>
            <w:sz w:val="24"/>
            <w:szCs w:val="24"/>
            <w:lang w:val="en-GB"/>
          </w:rPr>
          <w:t>25</w:t>
        </w:r>
        <w:r w:rsidRPr="001D7EEB" w:rsidR="00E56BC1">
          <w:rPr>
            <w:rFonts w:ascii="Times New Roman" w:hAnsi="Times New Roman" w:cs="Times New Roman"/>
            <w:sz w:val="24"/>
            <w:szCs w:val="24"/>
            <w:lang w:val="en-GB"/>
          </w:rPr>
          <w:t>.</w:t>
        </w:r>
      </w:ins>
      <w:ins w:author="Houwelin2" w:date="2022-09-05T10:24:00Z" w:id="89">
        <w:r w:rsidRPr="001D7EEB" w:rsidR="00BC49A7">
          <w:rPr>
            <w:rFonts w:ascii="Times New Roman" w:hAnsi="Times New Roman" w:cs="Times New Roman"/>
            <w:sz w:val="24"/>
            <w:szCs w:val="24"/>
            <w:lang w:val="en-GB"/>
          </w:rPr>
          <w:t>561</w:t>
        </w:r>
      </w:ins>
      <w:ins w:author="Houwelin2" w:date="2022-08-30T17:50:00Z" w:id="90">
        <w:r w:rsidRPr="001D7EEB" w:rsidR="00BC49A7">
          <w:rPr>
            <w:rFonts w:ascii="Times New Roman" w:hAnsi="Times New Roman" w:cs="Times New Roman"/>
            <w:sz w:val="24"/>
            <w:szCs w:val="24"/>
            <w:lang w:val="en-GB"/>
          </w:rPr>
          <w:t>-82.</w:t>
        </w:r>
        <w:r w:rsidRPr="001D7EEB" w:rsidR="00E56BC1">
          <w:rPr>
            <w:rFonts w:ascii="Times New Roman" w:hAnsi="Times New Roman" w:cs="Times New Roman"/>
            <w:sz w:val="24"/>
            <w:szCs w:val="24"/>
            <w:lang w:val="en-GB"/>
          </w:rPr>
          <w:t>3</w:t>
        </w:r>
      </w:ins>
      <w:ins w:author="Houwelin2" w:date="2022-09-05T10:24:00Z" w:id="91">
        <w:r w:rsidRPr="001D7EEB" w:rsidR="00BC49A7">
          <w:rPr>
            <w:rFonts w:ascii="Times New Roman" w:hAnsi="Times New Roman" w:cs="Times New Roman"/>
            <w:sz w:val="24"/>
            <w:szCs w:val="24"/>
            <w:lang w:val="en-GB"/>
          </w:rPr>
          <w:t>37</w:t>
        </w:r>
      </w:ins>
      <w:ins w:author="Houwelin2" w:date="2022-08-30T17:51:00Z" w:id="92">
        <w:r w:rsidRPr="001D7EEB" w:rsidR="00E56BC1">
          <w:rPr>
            <w:rFonts w:ascii="Times New Roman" w:hAnsi="Times New Roman" w:cs="Times New Roman"/>
            <w:sz w:val="24"/>
            <w:szCs w:val="24"/>
            <w:lang w:val="en-GB"/>
          </w:rPr>
          <w:t>%</w:t>
        </w:r>
      </w:ins>
      <w:commentRangeEnd w:id="86"/>
      <w:r w:rsidRPr="001D7EEB" w:rsidR="00174333">
        <w:rPr>
          <w:rStyle w:val="CommentReference"/>
        </w:rPr>
        <w:commentReference w:id="86"/>
      </w:r>
      <w:commentRangeEnd w:id="87"/>
      <w:r w:rsidRPr="001D7EEB" w:rsidR="003D6909">
        <w:rPr>
          <w:rStyle w:val="CommentReference"/>
        </w:rPr>
        <w:commentReference w:id="87"/>
      </w:r>
      <w:ins w:author="Houwelin2" w:date="2022-08-29T15:07:00Z" w:id="94">
        <w:r w:rsidRPr="001D7EEB" w:rsidR="008C19E7">
          <w:rPr>
            <w:rFonts w:ascii="Times New Roman" w:hAnsi="Times New Roman" w:cs="Times New Roman"/>
            <w:sz w:val="24"/>
            <w:szCs w:val="24"/>
            <w:lang w:val="en-GB"/>
          </w:rPr>
          <w:t>) of total scalp variance, were retained.</w:t>
        </w:r>
      </w:ins>
      <w:ins w:author="Houwelin2" w:date="2022-09-04T15:07:00Z" w:id="95">
        <w:r w:rsidR="001731A8">
          <w:rPr>
            <w:rFonts w:ascii="Times New Roman" w:hAnsi="Times New Roman" w:cs="Times New Roman"/>
            <w:sz w:val="24"/>
            <w:szCs w:val="24"/>
            <w:lang w:val="en-GB"/>
          </w:rPr>
          <w:t xml:space="preserve"> In </w:t>
        </w:r>
      </w:ins>
      <w:ins w:author="Houwelin2" w:date="2022-09-04T15:11:00Z" w:id="96">
        <w:r w:rsidR="005E0BD3">
          <w:rPr>
            <w:rFonts w:ascii="Times New Roman" w:hAnsi="Times New Roman" w:cs="Times New Roman"/>
            <w:sz w:val="24"/>
            <w:szCs w:val="24"/>
            <w:lang w:val="en-GB"/>
          </w:rPr>
          <w:t xml:space="preserve">order to </w:t>
        </w:r>
      </w:ins>
      <w:ins w:author="Houwelin2" w:date="2022-09-04T15:12:00Z" w:id="97">
        <w:r w:rsidR="005E0BD3">
          <w:rPr>
            <w:rFonts w:ascii="Times New Roman" w:hAnsi="Times New Roman" w:cs="Times New Roman"/>
            <w:sz w:val="24"/>
            <w:szCs w:val="24"/>
            <w:lang w:val="en-GB"/>
          </w:rPr>
          <w:t>quantify the change produced by the removal of non-brain components</w:t>
        </w:r>
      </w:ins>
      <w:ins w:author="Houwelin2" w:date="2022-09-04T15:13:00Z" w:id="98">
        <w:r w:rsidR="00942DEA">
          <w:rPr>
            <w:rFonts w:ascii="Times New Roman" w:hAnsi="Times New Roman" w:cs="Times New Roman"/>
            <w:sz w:val="24"/>
            <w:szCs w:val="24"/>
            <w:lang w:val="en-GB"/>
          </w:rPr>
          <w:t xml:space="preserve"> to</w:t>
        </w:r>
        <w:r w:rsidR="005E0BD3">
          <w:rPr>
            <w:rFonts w:ascii="Times New Roman" w:hAnsi="Times New Roman" w:cs="Times New Roman"/>
            <w:sz w:val="24"/>
            <w:szCs w:val="24"/>
            <w:lang w:val="en-GB"/>
          </w:rPr>
          <w:t xml:space="preserve"> the signal of interest (</w:t>
        </w:r>
      </w:ins>
      <w:ins w:author="Houwelin2" w:date="2022-09-04T15:14:00Z" w:id="99">
        <w:r w:rsidR="00942DEA">
          <w:rPr>
            <w:rFonts w:ascii="Times New Roman" w:hAnsi="Times New Roman" w:cs="Times New Roman"/>
            <w:sz w:val="24"/>
            <w:szCs w:val="24"/>
            <w:lang w:val="en-GB"/>
          </w:rPr>
          <w:t xml:space="preserve">i.e., </w:t>
        </w:r>
      </w:ins>
      <w:ins w:author="Houwelin2" w:date="2022-09-04T15:13:00Z" w:id="100">
        <w:r w:rsidR="005E0BD3">
          <w:rPr>
            <w:rFonts w:ascii="Times New Roman" w:hAnsi="Times New Roman" w:cs="Times New Roman"/>
            <w:sz w:val="24"/>
            <w:szCs w:val="24"/>
            <w:lang w:val="en-GB"/>
          </w:rPr>
          <w:t>8.5-12Hz α activity, see below)</w:t>
        </w:r>
      </w:ins>
      <w:ins w:author="Houwelin2" w:date="2022-09-04T15:12:00Z" w:id="101">
        <w:r w:rsidR="005E0BD3">
          <w:rPr>
            <w:rFonts w:ascii="Times New Roman" w:hAnsi="Times New Roman" w:cs="Times New Roman"/>
            <w:sz w:val="24"/>
            <w:szCs w:val="24"/>
            <w:lang w:val="en-GB"/>
          </w:rPr>
          <w:t xml:space="preserve">, we </w:t>
        </w:r>
      </w:ins>
      <w:ins w:author="Houwelin2" w:date="2022-09-04T15:14:00Z" w:id="102">
        <w:r w:rsidR="00942DEA">
          <w:rPr>
            <w:rFonts w:ascii="Times New Roman" w:hAnsi="Times New Roman" w:cs="Times New Roman"/>
            <w:sz w:val="24"/>
            <w:szCs w:val="24"/>
            <w:lang w:val="en-GB"/>
          </w:rPr>
          <w:t xml:space="preserve">computed the </w:t>
        </w:r>
      </w:ins>
      <w:ins w:author="Houwelin2" w:date="2022-09-04T15:18:00Z" w:id="103">
        <w:r w:rsidR="00942DEA">
          <w:rPr>
            <w:rFonts w:ascii="Times New Roman" w:hAnsi="Times New Roman" w:cs="Times New Roman"/>
            <w:sz w:val="24"/>
            <w:szCs w:val="24"/>
            <w:lang w:val="en-GB"/>
          </w:rPr>
          <w:t>Pearson</w:t>
        </w:r>
      </w:ins>
      <w:ins w:author="Houwelin2" w:date="2022-09-04T15:19:00Z" w:id="104">
        <w:r w:rsidR="00942DEA">
          <w:rPr>
            <w:rFonts w:ascii="Times New Roman" w:hAnsi="Times New Roman" w:cs="Times New Roman"/>
            <w:sz w:val="24"/>
            <w:szCs w:val="24"/>
            <w:lang w:val="en-GB"/>
          </w:rPr>
          <w:t>’s</w:t>
        </w:r>
      </w:ins>
      <w:ins w:author="Houwelin2" w:date="2022-09-04T15:18:00Z" w:id="105">
        <w:r w:rsidR="00942DEA">
          <w:rPr>
            <w:rFonts w:ascii="Times New Roman" w:hAnsi="Times New Roman" w:cs="Times New Roman"/>
            <w:sz w:val="24"/>
            <w:szCs w:val="24"/>
            <w:lang w:val="en-GB"/>
          </w:rPr>
          <w:t xml:space="preserve"> </w:t>
        </w:r>
      </w:ins>
      <w:ins w:author="Houwelin2" w:date="2022-09-04T15:14:00Z" w:id="106">
        <w:r w:rsidR="00942DEA">
          <w:rPr>
            <w:rFonts w:ascii="Times New Roman" w:hAnsi="Times New Roman" w:cs="Times New Roman"/>
            <w:sz w:val="24"/>
            <w:szCs w:val="24"/>
            <w:lang w:val="en-GB"/>
          </w:rPr>
          <w:t xml:space="preserve">correlation between </w:t>
        </w:r>
      </w:ins>
      <w:ins w:author="Houwelin2" w:date="2022-09-04T15:18:00Z" w:id="107">
        <w:r w:rsidR="00942DEA">
          <w:rPr>
            <w:rFonts w:ascii="Times New Roman" w:hAnsi="Times New Roman" w:cs="Times New Roman"/>
            <w:sz w:val="24"/>
            <w:szCs w:val="24"/>
            <w:lang w:val="en-GB"/>
          </w:rPr>
          <w:t xml:space="preserve">trial-wise </w:t>
        </w:r>
      </w:ins>
      <w:ins w:author="Houwelin2" w:date="2022-09-04T15:14:00Z" w:id="108">
        <w:r w:rsidR="00942DEA">
          <w:rPr>
            <w:rFonts w:ascii="Times New Roman" w:hAnsi="Times New Roman" w:cs="Times New Roman"/>
            <w:sz w:val="24"/>
            <w:szCs w:val="24"/>
            <w:lang w:val="en-GB"/>
          </w:rPr>
          <w:t xml:space="preserve">α activity </w:t>
        </w:r>
      </w:ins>
      <w:ins w:author="Houwelin2" w:date="2022-09-04T15:18:00Z" w:id="109">
        <w:r w:rsidR="00942DEA">
          <w:rPr>
            <w:rFonts w:ascii="Times New Roman" w:hAnsi="Times New Roman" w:cs="Times New Roman"/>
            <w:sz w:val="24"/>
            <w:szCs w:val="24"/>
            <w:lang w:val="en-GB"/>
          </w:rPr>
          <w:t xml:space="preserve">before and after IC removal. </w:t>
        </w:r>
      </w:ins>
      <w:ins w:author="Houwelin2" w:date="2022-09-04T15:19:00Z" w:id="110">
        <w:r w:rsidR="00942DEA">
          <w:rPr>
            <w:rFonts w:ascii="Times New Roman" w:hAnsi="Times New Roman" w:cs="Times New Roman"/>
            <w:sz w:val="24"/>
            <w:szCs w:val="24"/>
            <w:lang w:val="en-GB"/>
          </w:rPr>
          <w:t>Mean Person’s correlation coefficient, averaged over trials, channels, and subject was 0.7</w:t>
        </w:r>
      </w:ins>
      <w:ins w:author="Houwelin2" w:date="2022-09-05T10:42:00Z" w:id="111">
        <w:r w:rsidR="00D10AAF">
          <w:rPr>
            <w:rFonts w:ascii="Times New Roman" w:hAnsi="Times New Roman" w:cs="Times New Roman"/>
            <w:sz w:val="24"/>
            <w:szCs w:val="24"/>
            <w:lang w:val="en-GB"/>
          </w:rPr>
          <w:t>81</w:t>
        </w:r>
      </w:ins>
      <w:ins w:author="Houwelin2" w:date="2022-09-04T15:19:00Z" w:id="112">
        <w:r w:rsidR="00942DEA">
          <w:rPr>
            <w:rFonts w:ascii="Times New Roman" w:hAnsi="Times New Roman" w:cs="Times New Roman"/>
            <w:sz w:val="24"/>
            <w:szCs w:val="24"/>
            <w:lang w:val="en-GB"/>
          </w:rPr>
          <w:t xml:space="preserve"> (± 0.</w:t>
        </w:r>
      </w:ins>
      <w:ins w:author="Houwelin2" w:date="2022-09-05T10:42:00Z" w:id="113">
        <w:r w:rsidR="00D10AAF">
          <w:rPr>
            <w:rFonts w:ascii="Times New Roman" w:hAnsi="Times New Roman" w:cs="Times New Roman"/>
            <w:sz w:val="24"/>
            <w:szCs w:val="24"/>
            <w:lang w:val="en-GB"/>
          </w:rPr>
          <w:t>172</w:t>
        </w:r>
      </w:ins>
      <w:ins w:author="Houwelin2" w:date="2022-09-04T15:19:00Z" w:id="114">
        <w:r w:rsidR="00942DEA">
          <w:rPr>
            <w:rFonts w:ascii="Times New Roman" w:hAnsi="Times New Roman" w:cs="Times New Roman"/>
            <w:sz w:val="24"/>
            <w:szCs w:val="24"/>
            <w:lang w:val="en-GB"/>
          </w:rPr>
          <w:t xml:space="preserve"> </w:t>
        </w:r>
      </w:ins>
      <w:ins w:author="Houwelin2" w:date="2022-09-04T15:20:00Z" w:id="115">
        <w:r w:rsidR="00942DEA">
          <w:rPr>
            <w:rFonts w:ascii="Times New Roman" w:hAnsi="Times New Roman" w:cs="Times New Roman"/>
            <w:sz w:val="24"/>
            <w:szCs w:val="24"/>
            <w:lang w:val="en-GB"/>
          </w:rPr>
          <w:t>SD over subjects</w:t>
        </w:r>
      </w:ins>
      <w:ins w:author="Houwelin2" w:date="2022-09-04T15:19:00Z" w:id="116">
        <w:r w:rsidR="00942DEA">
          <w:rPr>
            <w:rFonts w:ascii="Times New Roman" w:hAnsi="Times New Roman" w:cs="Times New Roman"/>
            <w:sz w:val="24"/>
            <w:szCs w:val="24"/>
            <w:lang w:val="en-GB"/>
          </w:rPr>
          <w:t>)</w:t>
        </w:r>
      </w:ins>
      <w:ins w:author="Houwelin2" w:date="2022-09-04T15:20:00Z" w:id="117">
        <w:r w:rsidR="00942DEA">
          <w:rPr>
            <w:rFonts w:ascii="Times New Roman" w:hAnsi="Times New Roman" w:cs="Times New Roman"/>
            <w:sz w:val="24"/>
            <w:szCs w:val="24"/>
            <w:lang w:val="en-GB"/>
          </w:rPr>
          <w:t>, indicating that, in spite of the rather conservative retention rate of ICs, the</w:t>
        </w:r>
      </w:ins>
      <w:ins w:author="Houwelin2" w:date="2022-09-05T10:43:00Z" w:id="118">
        <w:r w:rsidR="00D10AAF">
          <w:rPr>
            <w:rFonts w:ascii="Times New Roman" w:hAnsi="Times New Roman" w:cs="Times New Roman"/>
            <w:sz w:val="24"/>
            <w:szCs w:val="24"/>
            <w:lang w:val="en-GB"/>
          </w:rPr>
          <w:t xml:space="preserve"> cleaned</w:t>
        </w:r>
      </w:ins>
      <w:ins w:author="Houwelin2" w:date="2022-09-04T15:20:00Z" w:id="119">
        <w:r w:rsidR="00942DEA">
          <w:rPr>
            <w:rFonts w:ascii="Times New Roman" w:hAnsi="Times New Roman" w:cs="Times New Roman"/>
            <w:sz w:val="24"/>
            <w:szCs w:val="24"/>
            <w:lang w:val="en-GB"/>
          </w:rPr>
          <w:t xml:space="preserve"> signal </w:t>
        </w:r>
      </w:ins>
      <w:ins w:author="Houwelin2" w:date="2022-09-05T10:43:00Z" w:id="120">
        <w:r w:rsidR="00D10AAF">
          <w:rPr>
            <w:rFonts w:ascii="Times New Roman" w:hAnsi="Times New Roman" w:cs="Times New Roman"/>
            <w:sz w:val="24"/>
            <w:szCs w:val="24"/>
            <w:lang w:val="en-GB"/>
          </w:rPr>
          <w:t xml:space="preserve">explains more than </w:t>
        </w:r>
      </w:ins>
      <w:ins w:author="Houwelin2" w:date="2022-09-04T16:11:00Z" w:id="121">
        <w:r w:rsidR="00C628CF">
          <w:rPr>
            <w:rFonts w:ascii="Times New Roman" w:hAnsi="Times New Roman" w:cs="Times New Roman"/>
            <w:sz w:val="24"/>
            <w:szCs w:val="24"/>
            <w:lang w:val="en-GB"/>
          </w:rPr>
          <w:t>60% of the variance in the original signal</w:t>
        </w:r>
      </w:ins>
      <w:ins w:author="Houwelin2" w:date="2022-09-04T15:20:00Z" w:id="122">
        <w:r w:rsidR="00942DEA">
          <w:rPr>
            <w:rFonts w:ascii="Times New Roman" w:hAnsi="Times New Roman" w:cs="Times New Roman"/>
            <w:sz w:val="24"/>
            <w:szCs w:val="24"/>
            <w:lang w:val="en-GB"/>
          </w:rPr>
          <w:t>.</w:t>
        </w:r>
      </w:ins>
    </w:p>
    <w:p w:rsidR="00F63E59" w:rsidP="00D74E9A" w:rsidRDefault="00F63E59" w14:paraId="52DCDB4A" w14:textId="77777777">
      <w:pPr>
        <w:spacing w:after="120" w:line="480" w:lineRule="auto"/>
        <w:jc w:val="both"/>
        <w:rPr>
          <w:ins w:author="Houwelin2" w:date="2022-10-18T13:37:00Z" w:id="123"/>
          <w:rFonts w:ascii="Times New Roman" w:hAnsi="Times New Roman" w:cs="Times New Roman"/>
          <w:sz w:val="24"/>
          <w:szCs w:val="24"/>
          <w:lang w:val="en-GB"/>
        </w:rPr>
      </w:pPr>
    </w:p>
    <w:p w:rsidR="005F384F" w:rsidP="00D74E9A" w:rsidRDefault="005F384F" w14:paraId="0A22B477" w14:textId="4A8CEE06">
      <w:pPr>
        <w:spacing w:after="120" w:line="480" w:lineRule="auto"/>
        <w:jc w:val="both"/>
        <w:rPr>
          <w:ins w:author="Houwelin2" w:date="2022-09-04T16:44:00Z" w:id="124"/>
          <w:rFonts w:ascii="Times New Roman" w:hAnsi="Times New Roman" w:cs="Times New Roman"/>
          <w:sz w:val="24"/>
          <w:szCs w:val="24"/>
          <w:lang w:val="en-GB"/>
        </w:rPr>
      </w:pPr>
    </w:p>
    <w:p w:rsidR="005910D6" w:rsidP="0068239A" w:rsidRDefault="005F384F" w14:paraId="2FBDFA16" w14:textId="73660CDB">
      <w:pPr>
        <w:spacing w:after="120" w:line="480" w:lineRule="auto"/>
        <w:jc w:val="both"/>
        <w:rPr>
          <w:ins w:author="Houwelin2" w:date="2022-09-04T17:04:00Z" w:id="125"/>
          <w:rFonts w:ascii="Times New Roman" w:hAnsi="Times New Roman" w:cs="Times New Roman"/>
          <w:color w:val="C00000"/>
          <w:sz w:val="24"/>
          <w:szCs w:val="24"/>
          <w:lang w:val="en-GB"/>
        </w:rPr>
      </w:pPr>
      <w:ins w:author="Houwelin2" w:date="2022-09-04T16:44:00Z" w:id="126">
        <w:r>
          <w:rPr>
            <w:rFonts w:ascii="Times New Roman" w:hAnsi="Times New Roman" w:cs="Times New Roman"/>
            <w:b/>
            <w:sz w:val="24"/>
            <w:szCs w:val="24"/>
            <w:u w:val="single"/>
            <w:lang w:val="en-GB"/>
          </w:rPr>
          <w:t>R</w:t>
        </w:r>
        <w:r w:rsidRPr="00D74E9A">
          <w:rPr>
            <w:rFonts w:ascii="Times New Roman" w:hAnsi="Times New Roman" w:cs="Times New Roman"/>
            <w:b/>
            <w:sz w:val="24"/>
            <w:szCs w:val="24"/>
            <w:u w:val="single"/>
            <w:lang w:val="en-GB"/>
          </w:rPr>
          <w:t>e</w:t>
        </w:r>
        <w:r>
          <w:rPr>
            <w:rFonts w:ascii="Times New Roman" w:hAnsi="Times New Roman" w:cs="Times New Roman"/>
            <w:b/>
            <w:sz w:val="24"/>
            <w:szCs w:val="24"/>
            <w:u w:val="single"/>
            <w:lang w:val="en-GB"/>
          </w:rPr>
          <w:t>plica</w:t>
        </w:r>
        <w:r w:rsidRPr="00D74E9A">
          <w:rPr>
            <w:rFonts w:ascii="Times New Roman" w:hAnsi="Times New Roman" w:cs="Times New Roman"/>
            <w:b/>
            <w:sz w:val="24"/>
            <w:szCs w:val="24"/>
            <w:u w:val="single"/>
            <w:lang w:val="en-GB"/>
          </w:rPr>
          <w:t>tion</w:t>
        </w:r>
        <w:r>
          <w:rPr>
            <w:rFonts w:ascii="Times New Roman" w:hAnsi="Times New Roman" w:cs="Times New Roman"/>
            <w:b/>
            <w:sz w:val="24"/>
            <w:szCs w:val="24"/>
            <w:u w:val="single"/>
            <w:lang w:val="en-GB"/>
          </w:rPr>
          <w:t xml:space="preserve"> of previous findings</w:t>
        </w:r>
        <w:r w:rsidRPr="00D74E9A">
          <w:rPr>
            <w:rFonts w:ascii="Times New Roman" w:hAnsi="Times New Roman" w:cs="Times New Roman"/>
            <w:b/>
            <w:sz w:val="24"/>
            <w:szCs w:val="24"/>
            <w:u w:val="single"/>
            <w:lang w:val="en-GB"/>
          </w:rPr>
          <w:t>.</w:t>
        </w:r>
        <w:r w:rsidR="00957905">
          <w:rPr>
            <w:rFonts w:ascii="Times New Roman" w:hAnsi="Times New Roman" w:cs="Times New Roman"/>
            <w:b/>
            <w:sz w:val="24"/>
            <w:szCs w:val="24"/>
            <w:u w:val="single"/>
            <w:lang w:val="en-GB"/>
          </w:rPr>
          <w:t xml:space="preserve"> </w:t>
        </w:r>
        <w:r w:rsidR="00957905">
          <w:rPr>
            <w:rFonts w:ascii="Times New Roman" w:hAnsi="Times New Roman" w:cs="Times New Roman"/>
            <w:sz w:val="24"/>
            <w:szCs w:val="24"/>
            <w:lang w:val="en-GB"/>
          </w:rPr>
          <w:t>O</w:t>
        </w:r>
        <w:r w:rsidR="0068239A">
          <w:rPr>
            <w:rFonts w:ascii="Times New Roman" w:hAnsi="Times New Roman" w:cs="Times New Roman"/>
            <w:sz w:val="24"/>
            <w:szCs w:val="24"/>
            <w:lang w:val="en-GB"/>
          </w:rPr>
          <w:t>ne secondary aim of the</w:t>
        </w:r>
        <w:r w:rsidR="00957905">
          <w:rPr>
            <w:rFonts w:ascii="Times New Roman" w:hAnsi="Times New Roman" w:cs="Times New Roman"/>
            <w:sz w:val="24"/>
            <w:szCs w:val="24"/>
            <w:lang w:val="en-GB"/>
          </w:rPr>
          <w:t xml:space="preserve"> study was to </w:t>
        </w:r>
      </w:ins>
      <w:ins w:author="Houwelin2" w:date="2022-09-04T16:45:00Z" w:id="127">
        <w:r w:rsidR="00957905">
          <w:rPr>
            <w:rFonts w:ascii="Times New Roman" w:hAnsi="Times New Roman" w:cs="Times New Roman"/>
            <w:sz w:val="24"/>
            <w:szCs w:val="24"/>
            <w:lang w:val="en-GB"/>
          </w:rPr>
          <w:t xml:space="preserve">test whether the previously-reported association between subject means of pre-stimulus α power and </w:t>
        </w:r>
      </w:ins>
      <w:ins w:author="Houwelin2" w:date="2022-09-04T16:46:00Z" w:id="128">
        <w:r w:rsidR="00957905">
          <w:rPr>
            <w:rFonts w:ascii="Times New Roman" w:hAnsi="Times New Roman" w:cs="Times New Roman"/>
            <w:sz w:val="24"/>
            <w:szCs w:val="24"/>
            <w:lang w:val="en-GB"/>
          </w:rPr>
          <w:t>individual SRT scores</w:t>
        </w:r>
      </w:ins>
      <w:ins w:author="Houwelin2" w:date="2022-09-04T16:50:00Z" w:id="129">
        <w:r w:rsidR="0068239A">
          <w:rPr>
            <w:rFonts w:ascii="Times New Roman" w:hAnsi="Times New Roman" w:cs="Times New Roman"/>
            <w:sz w:val="24"/>
            <w:szCs w:val="24"/>
            <w:lang w:val="en-GB"/>
          </w:rPr>
          <w:t xml:space="preserve"> </w:t>
        </w:r>
        <w:r w:rsidR="0068239A">
          <w:rPr>
            <w:rFonts w:ascii="Times New Roman" w:hAnsi="Times New Roman" w:cs="Times New Roman"/>
            <w:sz w:val="24"/>
            <w:szCs w:val="24"/>
            <w:lang w:val="en-GB"/>
          </w:rPr>
          <w:fldChar w:fldCharType="begin" w:fldLock="1"/>
        </w:r>
      </w:ins>
      <w:r w:rsidR="00D96C72">
        <w:rPr>
          <w:rFonts w:ascii="Times New Roman" w:hAnsi="Times New Roman" w:cs="Times New Roman"/>
          <w:sz w:val="24"/>
          <w:szCs w:val="24"/>
          <w:lang w:val="en-GB"/>
        </w:rPr>
        <w:instrText>ADDIN CSL_CITATION {"citationItems":[{"id":"ITEM-1","itemData":{"DOI":"10.1080/14992027.2021.1899314","ISSN":"17088186","abstract":"Objective: Baseline electroencephalography (EEG) alpha power, i.e. that measured prior to stimulus presentation, is a potential objective predictor of task performance. Here we assessed the predictive power of EEG alpha on performance accuracy in a digits-in-noise recognition task, factoring in hearing thresholds and age. Design: EEG alpha power, recorded while participants listened to target digits presented in a noise background, was analysed during two different baseline periods: i) a pre-stimulus baseline (pre-STIM) free from any acoustic stimulus, and ii) a pre-target baseline (pre-TARG) recorded in background noise only. Study sample: Eighty-five participants with either normal hearing or aided hearing impairment (age range: 55–85 years old, 42 male). Results: Hierarchical multiple regression analyses indicated that i) lower hearing thresholds and, to a lesser extent, higher pre-STIM alpha power were associated with improved performance accuracy ii) alpha power in pre-STIM and pre-TARG were highly correlated across individuals but pre-TARG alpha power was not a significant predictor of performance accuracy. Conclusion: Investigations of baseline EEG alpha power as a predictor of speech-in-noise performance accuracy should control for associations between hearing thresholds and measures of EEG baseline periods.","author":[{"dropping-particle":"","family":"Alhanbali","given":"Sara","non-dropping-particle":"","parse-names":false,"suffix":""},{"dropping-particle":"","family":"Munro","given":"Kevin J.","non-dropping-particle":"","parse-names":false,"suffix":""},{"dropping-particle":"","family":"Dawes","given":"Piers","non-dropping-particle":"","parse-names":false,"suffix":""},{"dropping-particle":"","family":"Perugia","given":"Emanuele","non-dropping-particle":"","parse-names":false,"suffix":""},{"dropping-particle":"","family":"Millman","given":"Rebecca E.","non-dropping-particle":"","parse-names":false,"suffix":""}],"container-title":"International Journal of Audiology","id":"ITEM-1","issue":"0","issued":{"date-parts":[["2021"]]},"page":"1-8","publisher":"Taylor &amp; Francis","title":"Associations between pre-stimulus alpha power, hearing level and performance in a digits-in-noise task","type":"article-journal","volume":"0"},"uris":["http://www.mendeley.com/documents/?uuid=38624667-2b33-4f3f-b2ef-81e77f04a46f"]}],"mendeley":{"formattedCitation":"(Alhanbali et al., 2021)","plainTextFormattedCitation":"(Alhanbali et al., 2021)","previouslyFormattedCitation":"(Alhanbali et al., 2021)"},"properties":{"noteIndex":0},"schema":"https://github.com/citation-style-language/schema/raw/master/csl-citation.json"}</w:instrText>
      </w:r>
      <w:r w:rsidR="0068239A">
        <w:rPr>
          <w:rFonts w:ascii="Times New Roman" w:hAnsi="Times New Roman" w:cs="Times New Roman"/>
          <w:sz w:val="24"/>
          <w:szCs w:val="24"/>
          <w:lang w:val="en-GB"/>
        </w:rPr>
        <w:fldChar w:fldCharType="separate"/>
      </w:r>
      <w:r w:rsidRPr="0068239A" w:rsidR="0068239A">
        <w:rPr>
          <w:rFonts w:ascii="Times New Roman" w:hAnsi="Times New Roman" w:cs="Times New Roman"/>
          <w:noProof/>
          <w:sz w:val="24"/>
          <w:szCs w:val="24"/>
          <w:lang w:val="en-GB"/>
        </w:rPr>
        <w:t>(Alhanbali et al., 2021)</w:t>
      </w:r>
      <w:ins w:author="Houwelin2" w:date="2022-09-04T16:50:00Z" w:id="130">
        <w:r w:rsidR="0068239A">
          <w:rPr>
            <w:rFonts w:ascii="Times New Roman" w:hAnsi="Times New Roman" w:cs="Times New Roman"/>
            <w:sz w:val="24"/>
            <w:szCs w:val="24"/>
            <w:lang w:val="en-GB"/>
          </w:rPr>
          <w:fldChar w:fldCharType="end"/>
        </w:r>
      </w:ins>
      <w:ins w:author="Houwelin2" w:date="2022-09-04T16:47:00Z" w:id="131">
        <w:r w:rsidR="0068239A">
          <w:rPr>
            <w:rFonts w:ascii="Times New Roman" w:hAnsi="Times New Roman" w:cs="Times New Roman"/>
            <w:sz w:val="24"/>
            <w:szCs w:val="24"/>
            <w:lang w:val="en-GB"/>
          </w:rPr>
          <w:t xml:space="preserve"> could be replicated in the current dataset</w:t>
        </w:r>
      </w:ins>
      <w:ins w:author="Houwelin2" w:date="2022-09-04T16:46:00Z" w:id="132">
        <w:r w:rsidR="00957905">
          <w:rPr>
            <w:rFonts w:ascii="Times New Roman" w:hAnsi="Times New Roman" w:cs="Times New Roman"/>
            <w:sz w:val="24"/>
            <w:szCs w:val="24"/>
            <w:lang w:val="en-GB"/>
          </w:rPr>
          <w:t>.</w:t>
        </w:r>
      </w:ins>
      <w:ins w:author="Houwelin2" w:date="2022-09-04T16:47:00Z" w:id="133">
        <w:r w:rsidR="0068239A">
          <w:rPr>
            <w:rFonts w:ascii="Times New Roman" w:hAnsi="Times New Roman" w:cs="Times New Roman"/>
            <w:sz w:val="24"/>
            <w:szCs w:val="24"/>
            <w:lang w:val="en-GB"/>
          </w:rPr>
          <w:t xml:space="preserve"> To do so, we </w:t>
        </w:r>
      </w:ins>
      <w:ins w:author="Houwelin2" w:date="2022-09-04T16:48:00Z" w:id="134">
        <w:r w:rsidR="0068239A">
          <w:rPr>
            <w:rFonts w:ascii="Times New Roman" w:hAnsi="Times New Roman" w:cs="Times New Roman"/>
            <w:sz w:val="24"/>
            <w:szCs w:val="24"/>
            <w:lang w:val="en-GB"/>
          </w:rPr>
          <w:t>aimed at rep</w:t>
        </w:r>
      </w:ins>
      <w:ins w:author="Houwelin2" w:date="2022-09-04T16:49:00Z" w:id="135">
        <w:r w:rsidR="0068239A">
          <w:rPr>
            <w:rFonts w:ascii="Times New Roman" w:hAnsi="Times New Roman" w:cs="Times New Roman"/>
            <w:sz w:val="24"/>
            <w:szCs w:val="24"/>
            <w:lang w:val="en-GB"/>
          </w:rPr>
          <w:t>roducing</w:t>
        </w:r>
      </w:ins>
      <w:ins w:author="Houwelin2" w:date="2022-09-04T16:48:00Z" w:id="136">
        <w:r w:rsidR="0068239A">
          <w:rPr>
            <w:rFonts w:ascii="Times New Roman" w:hAnsi="Times New Roman" w:cs="Times New Roman"/>
            <w:sz w:val="24"/>
            <w:szCs w:val="24"/>
            <w:lang w:val="en-GB"/>
          </w:rPr>
          <w:t>, with the smallest differences possible, the</w:t>
        </w:r>
      </w:ins>
      <w:ins w:author="Houwelin2" w:date="2022-09-04T16:47:00Z" w:id="137">
        <w:r w:rsidR="0068239A">
          <w:rPr>
            <w:rFonts w:ascii="Times New Roman" w:hAnsi="Times New Roman" w:cs="Times New Roman"/>
            <w:sz w:val="24"/>
            <w:szCs w:val="24"/>
            <w:lang w:val="en-GB"/>
          </w:rPr>
          <w:t xml:space="preserve"> </w:t>
        </w:r>
      </w:ins>
      <w:ins w:author="Houwelin2" w:date="2022-09-04T17:04:00Z" w:id="138">
        <w:r w:rsidR="00BA3FAC">
          <w:rPr>
            <w:rFonts w:ascii="Times New Roman" w:hAnsi="Times New Roman" w:cs="Times New Roman"/>
            <w:sz w:val="24"/>
            <w:szCs w:val="24"/>
            <w:lang w:val="en-GB"/>
          </w:rPr>
          <w:t xml:space="preserve">setup, </w:t>
        </w:r>
      </w:ins>
      <w:ins w:author="Houwelin2" w:date="2022-09-04T16:47:00Z" w:id="139">
        <w:r w:rsidR="0068239A">
          <w:rPr>
            <w:rFonts w:ascii="Times New Roman" w:hAnsi="Times New Roman" w:cs="Times New Roman"/>
            <w:sz w:val="24"/>
            <w:szCs w:val="24"/>
            <w:lang w:val="en-GB"/>
          </w:rPr>
          <w:t xml:space="preserve">pre-processing </w:t>
        </w:r>
      </w:ins>
      <w:ins w:author="Houwelin2" w:date="2022-09-04T16:49:00Z" w:id="140">
        <w:r w:rsidR="0068239A">
          <w:rPr>
            <w:rFonts w:ascii="Times New Roman" w:hAnsi="Times New Roman" w:cs="Times New Roman"/>
            <w:sz w:val="24"/>
            <w:szCs w:val="24"/>
            <w:lang w:val="en-GB"/>
          </w:rPr>
          <w:t xml:space="preserve">and analysis </w:t>
        </w:r>
      </w:ins>
      <w:ins w:author="Houwelin2" w:date="2022-09-04T16:47:00Z" w:id="141">
        <w:r w:rsidR="0068239A">
          <w:rPr>
            <w:rFonts w:ascii="Times New Roman" w:hAnsi="Times New Roman" w:cs="Times New Roman"/>
            <w:sz w:val="24"/>
            <w:szCs w:val="24"/>
            <w:lang w:val="en-GB"/>
          </w:rPr>
          <w:t xml:space="preserve">steps </w:t>
        </w:r>
      </w:ins>
      <w:ins w:author="Houwelin2" w:date="2022-09-04T16:49:00Z" w:id="142">
        <w:r w:rsidR="0068239A">
          <w:rPr>
            <w:rFonts w:ascii="Times New Roman" w:hAnsi="Times New Roman" w:cs="Times New Roman"/>
            <w:sz w:val="24"/>
            <w:szCs w:val="24"/>
            <w:lang w:val="en-GB"/>
          </w:rPr>
          <w:t xml:space="preserve">described in </w:t>
        </w:r>
        <w:proofErr w:type="spellStart"/>
        <w:r w:rsidR="0068239A">
          <w:rPr>
            <w:rFonts w:ascii="Times New Roman" w:hAnsi="Times New Roman" w:cs="Times New Roman"/>
            <w:sz w:val="24"/>
            <w:szCs w:val="24"/>
            <w:lang w:val="en-GB"/>
          </w:rPr>
          <w:t>Alhanbali</w:t>
        </w:r>
        <w:proofErr w:type="spellEnd"/>
        <w:r w:rsidR="0068239A">
          <w:rPr>
            <w:rFonts w:ascii="Times New Roman" w:hAnsi="Times New Roman" w:cs="Times New Roman"/>
            <w:sz w:val="24"/>
            <w:szCs w:val="24"/>
            <w:lang w:val="en-GB"/>
          </w:rPr>
          <w:t xml:space="preserve"> et al. </w:t>
        </w:r>
      </w:ins>
      <w:ins w:author="Houwelin2" w:date="2022-09-04T16:50:00Z" w:id="143">
        <w:r w:rsidR="0068239A">
          <w:rPr>
            <w:rFonts w:ascii="Times New Roman" w:hAnsi="Times New Roman" w:cs="Times New Roman"/>
            <w:sz w:val="24"/>
            <w:szCs w:val="24"/>
            <w:lang w:val="en-GB"/>
          </w:rPr>
          <w:t xml:space="preserve">(2021). </w:t>
        </w:r>
      </w:ins>
      <w:ins w:author="Houwelin2" w:date="2022-09-04T16:53:00Z" w:id="144">
        <w:r w:rsidR="0068239A">
          <w:rPr>
            <w:rFonts w:ascii="Times New Roman" w:hAnsi="Times New Roman" w:cs="Times New Roman"/>
            <w:sz w:val="24"/>
            <w:szCs w:val="24"/>
          </w:rPr>
          <w:t>First, we re</w:t>
        </w:r>
      </w:ins>
      <w:ins w:author="Houwelin2" w:date="2022-09-04T16:54:00Z" w:id="145">
        <w:r w:rsidR="0068239A">
          <w:rPr>
            <w:rFonts w:ascii="Times New Roman" w:hAnsi="Times New Roman" w:cs="Times New Roman"/>
            <w:sz w:val="24"/>
            <w:szCs w:val="24"/>
          </w:rPr>
          <w:t>-referenced e</w:t>
        </w:r>
      </w:ins>
      <w:proofErr w:type="spellStart"/>
      <w:ins w:author="Houwelin2" w:date="2022-09-04T16:51:00Z" w:id="146">
        <w:r w:rsidR="0068239A">
          <w:rPr>
            <w:rFonts w:ascii="Times New Roman" w:hAnsi="Times New Roman" w:cs="Times New Roman"/>
            <w:sz w:val="24"/>
            <w:szCs w:val="24"/>
            <w:lang w:val="en-GB"/>
          </w:rPr>
          <w:t>poched</w:t>
        </w:r>
        <w:proofErr w:type="spellEnd"/>
        <w:r w:rsidR="0068239A">
          <w:rPr>
            <w:rFonts w:ascii="Times New Roman" w:hAnsi="Times New Roman" w:cs="Times New Roman"/>
            <w:sz w:val="24"/>
            <w:szCs w:val="24"/>
            <w:lang w:val="en-GB"/>
          </w:rPr>
          <w:t xml:space="preserve"> </w:t>
        </w:r>
      </w:ins>
      <w:ins w:author="Houwelin2" w:date="2022-09-04T16:44:00Z" w:id="147">
        <w:r w:rsidRPr="00480562">
          <w:rPr>
            <w:rFonts w:ascii="Times New Roman" w:hAnsi="Times New Roman" w:cs="Times New Roman"/>
            <w:sz w:val="24"/>
            <w:szCs w:val="24"/>
            <w:lang w:val="en-GB"/>
            <w:rPrChange w:author="Houwelin2" w:date="2022-10-18T13:37:00Z" w:id="148">
              <w:rPr>
                <w:rFonts w:ascii="Times New Roman" w:hAnsi="Times New Roman" w:cs="Times New Roman"/>
                <w:color w:val="C00000"/>
                <w:sz w:val="24"/>
                <w:szCs w:val="24"/>
                <w:lang w:val="en-GB"/>
              </w:rPr>
            </w:rPrChange>
          </w:rPr>
          <w:t>voltage time series</w:t>
        </w:r>
      </w:ins>
      <w:ins w:author="Houwelin2" w:date="2022-09-04T16:53:00Z" w:id="149">
        <w:r w:rsidRPr="00480562" w:rsidR="0068239A">
          <w:rPr>
            <w:rFonts w:ascii="Times New Roman" w:hAnsi="Times New Roman" w:cs="Times New Roman"/>
            <w:sz w:val="24"/>
            <w:szCs w:val="24"/>
            <w:lang w:val="en-GB"/>
            <w:rPrChange w:author="Houwelin2" w:date="2022-10-18T13:37:00Z" w:id="150">
              <w:rPr>
                <w:rFonts w:ascii="Times New Roman" w:hAnsi="Times New Roman" w:cs="Times New Roman"/>
                <w:color w:val="C00000"/>
                <w:sz w:val="24"/>
                <w:szCs w:val="24"/>
                <w:lang w:val="en-GB"/>
              </w:rPr>
            </w:rPrChange>
          </w:rPr>
          <w:t xml:space="preserve"> data </w:t>
        </w:r>
      </w:ins>
      <w:ins w:author="Houwelin2" w:date="2022-09-04T16:44:00Z" w:id="151">
        <w:r w:rsidRPr="00480562">
          <w:rPr>
            <w:rFonts w:ascii="Times New Roman" w:hAnsi="Times New Roman" w:cs="Times New Roman"/>
            <w:sz w:val="24"/>
            <w:szCs w:val="24"/>
            <w:lang w:val="en-GB"/>
            <w:rPrChange w:author="Houwelin2" w:date="2022-10-18T13:37:00Z" w:id="152">
              <w:rPr>
                <w:rFonts w:ascii="Times New Roman" w:hAnsi="Times New Roman" w:cs="Times New Roman"/>
                <w:color w:val="C00000"/>
                <w:sz w:val="24"/>
                <w:szCs w:val="24"/>
                <w:lang w:val="en-GB"/>
              </w:rPr>
            </w:rPrChange>
          </w:rPr>
          <w:t xml:space="preserve">to </w:t>
        </w:r>
      </w:ins>
      <w:ins w:author="Houwelin2" w:date="2022-09-04T16:54:00Z" w:id="153">
        <w:r w:rsidRPr="00480562" w:rsidR="0068239A">
          <w:rPr>
            <w:rFonts w:ascii="Times New Roman" w:hAnsi="Times New Roman" w:cs="Times New Roman"/>
            <w:sz w:val="24"/>
            <w:szCs w:val="24"/>
            <w:lang w:val="en-GB"/>
            <w:rPrChange w:author="Houwelin2" w:date="2022-10-18T13:37:00Z" w:id="154">
              <w:rPr>
                <w:rFonts w:ascii="Times New Roman" w:hAnsi="Times New Roman" w:cs="Times New Roman"/>
                <w:color w:val="C00000"/>
                <w:sz w:val="24"/>
                <w:szCs w:val="24"/>
                <w:lang w:val="en-GB"/>
              </w:rPr>
            </w:rPrChange>
          </w:rPr>
          <w:t xml:space="preserve">the linked </w:t>
        </w:r>
      </w:ins>
      <w:ins w:author="Houwelin2" w:date="2022-09-04T16:44:00Z" w:id="155">
        <w:r w:rsidRPr="00480562">
          <w:rPr>
            <w:rFonts w:ascii="Times New Roman" w:hAnsi="Times New Roman" w:cs="Times New Roman"/>
            <w:sz w:val="24"/>
            <w:szCs w:val="24"/>
            <w:lang w:val="en-GB"/>
            <w:rPrChange w:author="Houwelin2" w:date="2022-10-18T13:37:00Z" w:id="156">
              <w:rPr>
                <w:rFonts w:ascii="Times New Roman" w:hAnsi="Times New Roman" w:cs="Times New Roman"/>
                <w:color w:val="C00000"/>
                <w:sz w:val="24"/>
                <w:szCs w:val="24"/>
                <w:lang w:val="en-GB"/>
              </w:rPr>
            </w:rPrChange>
          </w:rPr>
          <w:t>mastoids (</w:t>
        </w:r>
      </w:ins>
      <w:ins w:author="Houwelin2" w:date="2022-09-04T16:54:00Z" w:id="157">
        <w:r w:rsidRPr="00480562" w:rsidR="00B11765">
          <w:rPr>
            <w:rFonts w:ascii="Times New Roman" w:hAnsi="Times New Roman" w:cs="Times New Roman"/>
            <w:sz w:val="24"/>
            <w:szCs w:val="24"/>
            <w:lang w:val="en-GB"/>
            <w:rPrChange w:author="Houwelin2" w:date="2022-10-18T13:37:00Z" w:id="158">
              <w:rPr>
                <w:rFonts w:ascii="Times New Roman" w:hAnsi="Times New Roman" w:cs="Times New Roman"/>
                <w:color w:val="C00000"/>
                <w:sz w:val="24"/>
                <w:szCs w:val="24"/>
                <w:lang w:val="en-GB"/>
              </w:rPr>
            </w:rPrChange>
          </w:rPr>
          <w:t xml:space="preserve">electrode </w:t>
        </w:r>
      </w:ins>
      <w:ins w:author="Houwelin2" w:date="2022-09-04T16:44:00Z" w:id="159">
        <w:r w:rsidRPr="00480562">
          <w:rPr>
            <w:rFonts w:ascii="Times New Roman" w:hAnsi="Times New Roman" w:cs="Times New Roman"/>
            <w:sz w:val="24"/>
            <w:szCs w:val="24"/>
            <w:lang w:val="en-GB"/>
            <w:rPrChange w:author="Houwelin2" w:date="2022-10-18T13:37:00Z" w:id="160">
              <w:rPr>
                <w:rFonts w:ascii="Times New Roman" w:hAnsi="Times New Roman" w:cs="Times New Roman"/>
                <w:color w:val="C00000"/>
                <w:sz w:val="24"/>
                <w:szCs w:val="24"/>
                <w:lang w:val="en-GB"/>
              </w:rPr>
            </w:rPrChange>
          </w:rPr>
          <w:t>TP9-TP10</w:t>
        </w:r>
      </w:ins>
      <w:ins w:author="Houwelin2" w:date="2022-09-04T16:54:00Z" w:id="161">
        <w:r w:rsidRPr="00480562" w:rsidR="00B11765">
          <w:rPr>
            <w:rFonts w:ascii="Times New Roman" w:hAnsi="Times New Roman" w:cs="Times New Roman"/>
            <w:sz w:val="24"/>
            <w:szCs w:val="24"/>
            <w:lang w:val="en-GB"/>
            <w:rPrChange w:author="Houwelin2" w:date="2022-10-18T13:37:00Z" w:id="162">
              <w:rPr>
                <w:rFonts w:ascii="Times New Roman" w:hAnsi="Times New Roman" w:cs="Times New Roman"/>
                <w:color w:val="C00000"/>
                <w:sz w:val="24"/>
                <w:szCs w:val="24"/>
                <w:lang w:val="en-GB"/>
              </w:rPr>
            </w:rPrChange>
          </w:rPr>
          <w:t xml:space="preserve"> in the 10-20 system</w:t>
        </w:r>
      </w:ins>
      <w:ins w:author="Houwelin2" w:date="2022-09-04T16:44:00Z" w:id="163">
        <w:r w:rsidRPr="00480562">
          <w:rPr>
            <w:rFonts w:ascii="Times New Roman" w:hAnsi="Times New Roman" w:cs="Times New Roman"/>
            <w:sz w:val="24"/>
            <w:szCs w:val="24"/>
            <w:lang w:val="en-GB"/>
            <w:rPrChange w:author="Houwelin2" w:date="2022-10-18T13:37:00Z" w:id="164">
              <w:rPr>
                <w:rFonts w:ascii="Times New Roman" w:hAnsi="Times New Roman" w:cs="Times New Roman"/>
                <w:color w:val="C00000"/>
                <w:sz w:val="24"/>
                <w:szCs w:val="24"/>
                <w:lang w:val="en-GB"/>
              </w:rPr>
            </w:rPrChange>
          </w:rPr>
          <w:t xml:space="preserve">). </w:t>
        </w:r>
      </w:ins>
      <w:ins w:author="Houwelin2" w:date="2022-09-04T16:54:00Z" w:id="165">
        <w:r w:rsidRPr="00480562" w:rsidR="00B11765">
          <w:rPr>
            <w:rFonts w:ascii="Times New Roman" w:hAnsi="Times New Roman" w:cs="Times New Roman"/>
            <w:sz w:val="24"/>
            <w:szCs w:val="24"/>
            <w:lang w:val="en-GB"/>
            <w:rPrChange w:author="Houwelin2" w:date="2022-10-18T13:37:00Z" w:id="166">
              <w:rPr>
                <w:rFonts w:ascii="Times New Roman" w:hAnsi="Times New Roman" w:cs="Times New Roman"/>
                <w:color w:val="C00000"/>
                <w:sz w:val="24"/>
                <w:szCs w:val="24"/>
                <w:lang w:val="en-GB"/>
              </w:rPr>
            </w:rPrChange>
          </w:rPr>
          <w:t>We</w:t>
        </w:r>
      </w:ins>
      <w:ins w:author="Houwelin2" w:date="2022-09-04T16:44:00Z" w:id="167">
        <w:r w:rsidRPr="00480562">
          <w:rPr>
            <w:rFonts w:ascii="Times New Roman" w:hAnsi="Times New Roman" w:cs="Times New Roman"/>
            <w:sz w:val="24"/>
            <w:szCs w:val="24"/>
            <w:lang w:val="en-GB"/>
            <w:rPrChange w:author="Houwelin2" w:date="2022-10-18T13:37:00Z" w:id="168">
              <w:rPr>
                <w:rFonts w:ascii="Times New Roman" w:hAnsi="Times New Roman" w:cs="Times New Roman"/>
                <w:color w:val="C00000"/>
                <w:sz w:val="24"/>
                <w:szCs w:val="24"/>
                <w:lang w:val="en-GB"/>
              </w:rPr>
            </w:rPrChange>
          </w:rPr>
          <w:t xml:space="preserve"> then computed time-frequency power at </w:t>
        </w:r>
        <w:proofErr w:type="spellStart"/>
        <w:r w:rsidRPr="00480562">
          <w:rPr>
            <w:rFonts w:ascii="Times New Roman" w:hAnsi="Times New Roman" w:cs="Times New Roman"/>
            <w:sz w:val="24"/>
            <w:szCs w:val="24"/>
            <w:lang w:val="en-GB"/>
            <w:rPrChange w:author="Houwelin2" w:date="2022-10-18T13:37:00Z" w:id="169">
              <w:rPr>
                <w:rFonts w:ascii="Times New Roman" w:hAnsi="Times New Roman" w:cs="Times New Roman"/>
                <w:color w:val="C00000"/>
                <w:sz w:val="24"/>
                <w:szCs w:val="24"/>
                <w:lang w:val="en-GB"/>
              </w:rPr>
            </w:rPrChange>
          </w:rPr>
          <w:t>Pz</w:t>
        </w:r>
        <w:proofErr w:type="spellEnd"/>
        <w:r w:rsidRPr="00480562">
          <w:rPr>
            <w:rFonts w:ascii="Times New Roman" w:hAnsi="Times New Roman" w:cs="Times New Roman"/>
            <w:sz w:val="24"/>
            <w:szCs w:val="24"/>
            <w:lang w:val="en-GB"/>
            <w:rPrChange w:author="Houwelin2" w:date="2022-10-18T13:37:00Z" w:id="170">
              <w:rPr>
                <w:rFonts w:ascii="Times New Roman" w:hAnsi="Times New Roman" w:cs="Times New Roman"/>
                <w:color w:val="C00000"/>
                <w:sz w:val="24"/>
                <w:szCs w:val="24"/>
                <w:lang w:val="en-GB"/>
              </w:rPr>
            </w:rPrChange>
          </w:rPr>
          <w:t xml:space="preserve"> over the whole -3.4 to 1 sec epoch</w:t>
        </w:r>
      </w:ins>
      <w:ins w:author="Houwelin2" w:date="2022-09-04T16:55:00Z" w:id="171">
        <w:r w:rsidRPr="00480562" w:rsidR="00B11765">
          <w:rPr>
            <w:rFonts w:ascii="Times New Roman" w:hAnsi="Times New Roman" w:cs="Times New Roman"/>
            <w:sz w:val="24"/>
            <w:szCs w:val="24"/>
            <w:lang w:val="en-GB"/>
            <w:rPrChange w:author="Houwelin2" w:date="2022-10-18T13:37:00Z" w:id="172">
              <w:rPr>
                <w:rFonts w:ascii="Times New Roman" w:hAnsi="Times New Roman" w:cs="Times New Roman"/>
                <w:color w:val="C00000"/>
                <w:sz w:val="24"/>
                <w:szCs w:val="24"/>
                <w:lang w:val="en-GB"/>
              </w:rPr>
            </w:rPrChange>
          </w:rPr>
          <w:t xml:space="preserve"> through convolution of voltage</w:t>
        </w:r>
      </w:ins>
      <w:ins w:author="Houwelin2" w:date="2022-09-04T16:44:00Z" w:id="173">
        <w:r w:rsidRPr="00480562">
          <w:rPr>
            <w:rFonts w:ascii="Times New Roman" w:hAnsi="Times New Roman" w:cs="Times New Roman"/>
            <w:sz w:val="24"/>
            <w:szCs w:val="24"/>
            <w:lang w:val="en-GB"/>
            <w:rPrChange w:author="Houwelin2" w:date="2022-10-18T13:37:00Z" w:id="174">
              <w:rPr>
                <w:rFonts w:ascii="Times New Roman" w:hAnsi="Times New Roman" w:cs="Times New Roman"/>
                <w:color w:val="C00000"/>
                <w:sz w:val="24"/>
                <w:szCs w:val="24"/>
                <w:lang w:val="en-GB"/>
              </w:rPr>
            </w:rPrChange>
          </w:rPr>
          <w:t xml:space="preserve"> with a family of </w:t>
        </w:r>
      </w:ins>
      <w:ins w:author="Houwelin2" w:date="2022-09-04T16:59:00Z" w:id="175">
        <w:r w:rsidRPr="00480562" w:rsidR="005910D6">
          <w:rPr>
            <w:rFonts w:ascii="Times New Roman" w:hAnsi="Times New Roman" w:cs="Times New Roman"/>
            <w:sz w:val="24"/>
            <w:szCs w:val="24"/>
            <w:lang w:val="en-GB"/>
            <w:rPrChange w:author="Houwelin2" w:date="2022-10-18T13:37:00Z" w:id="176">
              <w:rPr>
                <w:rFonts w:ascii="Times New Roman" w:hAnsi="Times New Roman" w:cs="Times New Roman"/>
                <w:color w:val="C00000"/>
                <w:sz w:val="24"/>
                <w:szCs w:val="24"/>
                <w:lang w:val="en-GB"/>
              </w:rPr>
            </w:rPrChange>
          </w:rPr>
          <w:t xml:space="preserve">1Hz-wide </w:t>
        </w:r>
      </w:ins>
      <w:ins w:author="Houwelin2" w:date="2022-09-04T16:55:00Z" w:id="177">
        <w:r w:rsidRPr="00480562" w:rsidR="005910D6">
          <w:rPr>
            <w:rFonts w:ascii="Times New Roman" w:hAnsi="Times New Roman" w:cs="Times New Roman"/>
            <w:sz w:val="24"/>
            <w:szCs w:val="24"/>
            <w:lang w:val="en-GB"/>
            <w:rPrChange w:author="Houwelin2" w:date="2022-10-18T13:37:00Z" w:id="178">
              <w:rPr>
                <w:rFonts w:ascii="Times New Roman" w:hAnsi="Times New Roman" w:cs="Times New Roman"/>
                <w:color w:val="C00000"/>
                <w:sz w:val="24"/>
                <w:szCs w:val="24"/>
                <w:lang w:val="en-GB"/>
              </w:rPr>
            </w:rPrChange>
          </w:rPr>
          <w:t>linearly</w:t>
        </w:r>
        <w:r w:rsidRPr="00480562" w:rsidR="00D30361">
          <w:rPr>
            <w:rFonts w:ascii="Times New Roman" w:hAnsi="Times New Roman" w:cs="Times New Roman"/>
            <w:sz w:val="24"/>
            <w:szCs w:val="24"/>
            <w:lang w:val="en-GB"/>
            <w:rPrChange w:author="Houwelin2" w:date="2022-10-18T13:37:00Z" w:id="179">
              <w:rPr>
                <w:rFonts w:ascii="Times New Roman" w:hAnsi="Times New Roman" w:cs="Times New Roman"/>
                <w:color w:val="C00000"/>
                <w:sz w:val="24"/>
                <w:szCs w:val="24"/>
                <w:lang w:val="en-GB"/>
              </w:rPr>
            </w:rPrChange>
          </w:rPr>
          <w:t xml:space="preserve">-spaced </w:t>
        </w:r>
      </w:ins>
      <w:commentRangeStart w:id="180"/>
      <w:ins w:author="Houwelin2" w:date="2022-09-04T16:44:00Z" w:id="181">
        <w:r w:rsidRPr="00480562">
          <w:rPr>
            <w:rFonts w:ascii="Times New Roman" w:hAnsi="Times New Roman" w:cs="Times New Roman"/>
            <w:sz w:val="24"/>
            <w:szCs w:val="24"/>
            <w:lang w:val="en-GB"/>
            <w:rPrChange w:author="Houwelin2" w:date="2022-10-18T13:37:00Z" w:id="182">
              <w:rPr>
                <w:rFonts w:ascii="Times New Roman" w:hAnsi="Times New Roman" w:cs="Times New Roman"/>
                <w:color w:val="C00000"/>
                <w:sz w:val="24"/>
                <w:szCs w:val="24"/>
                <w:lang w:val="en-GB"/>
              </w:rPr>
            </w:rPrChange>
          </w:rPr>
          <w:t>wavelets</w:t>
        </w:r>
      </w:ins>
      <w:ins w:author="Houwelin2" w:date="2022-09-04T17:00:00Z" w:id="183">
        <w:commentRangeEnd w:id="180"/>
        <w:r w:rsidRPr="00D96C72" w:rsidR="005910D6">
          <w:rPr>
            <w:rStyle w:val="CommentReference"/>
          </w:rPr>
          <w:commentReference w:id="180"/>
        </w:r>
      </w:ins>
      <w:ins w:author="Houwelin2" w:date="2022-09-04T16:44:00Z" w:id="184">
        <w:r w:rsidRPr="00480562">
          <w:rPr>
            <w:rFonts w:ascii="Times New Roman" w:hAnsi="Times New Roman" w:cs="Times New Roman"/>
            <w:sz w:val="24"/>
            <w:szCs w:val="24"/>
            <w:lang w:val="en-GB"/>
            <w:rPrChange w:author="Houwelin2" w:date="2022-10-18T13:37:00Z" w:id="185">
              <w:rPr>
                <w:rFonts w:ascii="Times New Roman" w:hAnsi="Times New Roman" w:cs="Times New Roman"/>
                <w:color w:val="C00000"/>
                <w:sz w:val="24"/>
                <w:szCs w:val="24"/>
                <w:lang w:val="en-GB"/>
              </w:rPr>
            </w:rPrChange>
          </w:rPr>
          <w:t xml:space="preserve"> spanning the 5-20Hz</w:t>
        </w:r>
      </w:ins>
      <w:ins w:author="Houwelin2" w:date="2022-09-04T16:56:00Z" w:id="186">
        <w:r w:rsidRPr="00480562" w:rsidR="00D30361">
          <w:rPr>
            <w:rFonts w:ascii="Times New Roman" w:hAnsi="Times New Roman" w:cs="Times New Roman"/>
            <w:sz w:val="24"/>
            <w:szCs w:val="24"/>
            <w:lang w:val="en-GB"/>
            <w:rPrChange w:author="Houwelin2" w:date="2022-10-18T13:37:00Z" w:id="187">
              <w:rPr>
                <w:rFonts w:ascii="Times New Roman" w:hAnsi="Times New Roman" w:cs="Times New Roman"/>
                <w:color w:val="C00000"/>
                <w:sz w:val="24"/>
                <w:szCs w:val="24"/>
                <w:lang w:val="en-GB"/>
              </w:rPr>
            </w:rPrChange>
          </w:rPr>
          <w:t xml:space="preserve"> range</w:t>
        </w:r>
      </w:ins>
      <w:ins w:author="Houwelin2" w:date="2022-09-04T16:44:00Z" w:id="188">
        <w:r w:rsidRPr="00480562" w:rsidR="005910D6">
          <w:rPr>
            <w:rFonts w:ascii="Times New Roman" w:hAnsi="Times New Roman" w:cs="Times New Roman"/>
            <w:sz w:val="24"/>
            <w:szCs w:val="24"/>
            <w:lang w:val="en-GB"/>
            <w:rPrChange w:author="Houwelin2" w:date="2022-10-18T13:37:00Z" w:id="189">
              <w:rPr>
                <w:rFonts w:ascii="Times New Roman" w:hAnsi="Times New Roman" w:cs="Times New Roman"/>
                <w:color w:val="C00000"/>
                <w:sz w:val="24"/>
                <w:szCs w:val="24"/>
                <w:lang w:val="en-GB"/>
              </w:rPr>
            </w:rPrChange>
          </w:rPr>
          <w:t>, and averaged them</w:t>
        </w:r>
        <w:r w:rsidRPr="00480562">
          <w:rPr>
            <w:rFonts w:ascii="Times New Roman" w:hAnsi="Times New Roman" w:cs="Times New Roman"/>
            <w:sz w:val="24"/>
            <w:szCs w:val="24"/>
            <w:lang w:val="en-GB"/>
            <w:rPrChange w:author="Houwelin2" w:date="2022-10-18T13:37:00Z" w:id="190">
              <w:rPr>
                <w:rFonts w:ascii="Times New Roman" w:hAnsi="Times New Roman" w:cs="Times New Roman"/>
                <w:color w:val="C00000"/>
                <w:sz w:val="24"/>
                <w:szCs w:val="24"/>
                <w:lang w:val="en-GB"/>
              </w:rPr>
            </w:rPrChange>
          </w:rPr>
          <w:t xml:space="preserve"> between -600 and -100ms. </w:t>
        </w:r>
      </w:ins>
      <w:ins w:author="Houwelin2" w:date="2022-09-04T17:01:00Z" w:id="191">
        <w:r w:rsidRPr="00480562" w:rsidR="005910D6">
          <w:rPr>
            <w:rFonts w:ascii="Times New Roman" w:hAnsi="Times New Roman" w:cs="Times New Roman"/>
            <w:sz w:val="24"/>
            <w:szCs w:val="24"/>
            <w:lang w:val="en-GB"/>
            <w:rPrChange w:author="Houwelin2" w:date="2022-10-18T13:37:00Z" w:id="192">
              <w:rPr>
                <w:rFonts w:ascii="Times New Roman" w:hAnsi="Times New Roman" w:cs="Times New Roman"/>
                <w:color w:val="C00000"/>
                <w:sz w:val="24"/>
                <w:szCs w:val="24"/>
                <w:lang w:val="en-GB"/>
              </w:rPr>
            </w:rPrChange>
          </w:rPr>
          <w:t xml:space="preserve">We </w:t>
        </w:r>
      </w:ins>
      <w:ins w:author="Houwelin2" w:date="2022-09-04T16:44:00Z" w:id="193">
        <w:r w:rsidRPr="00480562">
          <w:rPr>
            <w:rFonts w:ascii="Times New Roman" w:hAnsi="Times New Roman" w:cs="Times New Roman"/>
            <w:sz w:val="24"/>
            <w:szCs w:val="24"/>
            <w:lang w:val="en-GB"/>
            <w:rPrChange w:author="Houwelin2" w:date="2022-10-18T13:37:00Z" w:id="194">
              <w:rPr>
                <w:rFonts w:ascii="Times New Roman" w:hAnsi="Times New Roman" w:cs="Times New Roman"/>
                <w:color w:val="C00000"/>
                <w:sz w:val="24"/>
                <w:szCs w:val="24"/>
                <w:lang w:val="en-GB"/>
              </w:rPr>
            </w:rPrChange>
          </w:rPr>
          <w:t xml:space="preserve">then </w:t>
        </w:r>
      </w:ins>
      <w:ins w:author="Houwelin2" w:date="2022-09-04T17:01:00Z" w:id="195">
        <w:r w:rsidRPr="00480562" w:rsidR="005910D6">
          <w:rPr>
            <w:rFonts w:ascii="Times New Roman" w:hAnsi="Times New Roman" w:cs="Times New Roman"/>
            <w:sz w:val="24"/>
            <w:szCs w:val="24"/>
            <w:lang w:val="en-GB"/>
            <w:rPrChange w:author="Houwelin2" w:date="2022-10-18T13:37:00Z" w:id="196">
              <w:rPr>
                <w:rFonts w:ascii="Times New Roman" w:hAnsi="Times New Roman" w:cs="Times New Roman"/>
                <w:color w:val="C00000"/>
                <w:sz w:val="24"/>
                <w:szCs w:val="24"/>
                <w:lang w:val="en-GB"/>
              </w:rPr>
            </w:rPrChange>
          </w:rPr>
          <w:t>estimate</w:t>
        </w:r>
      </w:ins>
      <w:ins w:author="Houwelin2" w:date="2022-09-04T17:02:00Z" w:id="197">
        <w:r w:rsidRPr="00480562" w:rsidR="005910D6">
          <w:rPr>
            <w:rFonts w:ascii="Times New Roman" w:hAnsi="Times New Roman" w:cs="Times New Roman"/>
            <w:sz w:val="24"/>
            <w:szCs w:val="24"/>
            <w:lang w:val="en-GB"/>
            <w:rPrChange w:author="Houwelin2" w:date="2022-10-18T13:37:00Z" w:id="198">
              <w:rPr>
                <w:rFonts w:ascii="Times New Roman" w:hAnsi="Times New Roman" w:cs="Times New Roman"/>
                <w:color w:val="C00000"/>
                <w:sz w:val="24"/>
                <w:szCs w:val="24"/>
                <w:lang w:val="en-GB"/>
              </w:rPr>
            </w:rPrChange>
          </w:rPr>
          <w:t>d</w:t>
        </w:r>
      </w:ins>
      <w:ins w:author="Houwelin2" w:date="2022-09-04T16:44:00Z" w:id="199">
        <w:r w:rsidRPr="00480562" w:rsidR="005910D6">
          <w:rPr>
            <w:rFonts w:ascii="Times New Roman" w:hAnsi="Times New Roman" w:cs="Times New Roman"/>
            <w:sz w:val="24"/>
            <w:szCs w:val="24"/>
            <w:lang w:val="en-GB"/>
            <w:rPrChange w:author="Houwelin2" w:date="2022-10-18T13:37:00Z" w:id="200">
              <w:rPr>
                <w:rFonts w:ascii="Times New Roman" w:hAnsi="Times New Roman" w:cs="Times New Roman"/>
                <w:color w:val="C00000"/>
                <w:sz w:val="24"/>
                <w:szCs w:val="24"/>
                <w:lang w:val="en-GB"/>
              </w:rPr>
            </w:rPrChange>
          </w:rPr>
          <w:t xml:space="preserve"> the peak </w:t>
        </w:r>
      </w:ins>
      <w:ins w:author="Houwelin2" w:date="2022-09-04T17:02:00Z" w:id="201">
        <w:r w:rsidRPr="00480562" w:rsidR="005910D6">
          <w:rPr>
            <w:rFonts w:ascii="Times New Roman" w:hAnsi="Times New Roman" w:cs="Times New Roman"/>
            <w:sz w:val="24"/>
            <w:szCs w:val="24"/>
            <w:lang w:val="en-GB"/>
            <w:rPrChange w:author="Houwelin2" w:date="2022-10-18T13:37:00Z" w:id="202">
              <w:rPr>
                <w:rFonts w:ascii="Times New Roman" w:hAnsi="Times New Roman" w:cs="Times New Roman"/>
                <w:color w:val="C00000"/>
                <w:sz w:val="24"/>
                <w:szCs w:val="24"/>
                <w:lang w:val="en-GB"/>
              </w:rPr>
            </w:rPrChange>
          </w:rPr>
          <w:t>α</w:t>
        </w:r>
      </w:ins>
      <w:ins w:author="Houwelin2" w:date="2022-09-04T16:44:00Z" w:id="203">
        <w:r w:rsidRPr="00480562">
          <w:rPr>
            <w:rFonts w:ascii="Times New Roman" w:hAnsi="Times New Roman" w:cs="Times New Roman"/>
            <w:sz w:val="24"/>
            <w:szCs w:val="24"/>
            <w:lang w:val="en-GB"/>
            <w:rPrChange w:author="Houwelin2" w:date="2022-10-18T13:37:00Z" w:id="204">
              <w:rPr>
                <w:rFonts w:ascii="Times New Roman" w:hAnsi="Times New Roman" w:cs="Times New Roman"/>
                <w:color w:val="C00000"/>
                <w:sz w:val="24"/>
                <w:szCs w:val="24"/>
                <w:lang w:val="en-GB"/>
              </w:rPr>
            </w:rPrChange>
          </w:rPr>
          <w:t xml:space="preserve"> </w:t>
        </w:r>
      </w:ins>
      <w:ins w:author="Houwelin2" w:date="2022-09-04T17:02:00Z" w:id="205">
        <w:r w:rsidRPr="00480562" w:rsidR="005910D6">
          <w:rPr>
            <w:rFonts w:ascii="Times New Roman" w:hAnsi="Times New Roman" w:cs="Times New Roman"/>
            <w:sz w:val="24"/>
            <w:szCs w:val="24"/>
            <w:lang w:val="en-GB"/>
            <w:rPrChange w:author="Houwelin2" w:date="2022-10-18T13:37:00Z" w:id="206">
              <w:rPr>
                <w:rFonts w:ascii="Times New Roman" w:hAnsi="Times New Roman" w:cs="Times New Roman"/>
                <w:color w:val="C00000"/>
                <w:sz w:val="24"/>
                <w:szCs w:val="24"/>
                <w:lang w:val="en-GB"/>
              </w:rPr>
            </w:rPrChange>
          </w:rPr>
          <w:t xml:space="preserve">power in the </w:t>
        </w:r>
      </w:ins>
      <w:ins w:author="Houwelin2" w:date="2022-09-04T16:44:00Z" w:id="207">
        <w:r w:rsidRPr="00480562">
          <w:rPr>
            <w:rFonts w:ascii="Times New Roman" w:hAnsi="Times New Roman" w:cs="Times New Roman"/>
            <w:sz w:val="24"/>
            <w:szCs w:val="24"/>
            <w:lang w:val="en-GB"/>
            <w:rPrChange w:author="Houwelin2" w:date="2022-10-18T13:37:00Z" w:id="208">
              <w:rPr>
                <w:rFonts w:ascii="Times New Roman" w:hAnsi="Times New Roman" w:cs="Times New Roman"/>
                <w:color w:val="C00000"/>
                <w:sz w:val="24"/>
                <w:szCs w:val="24"/>
                <w:lang w:val="en-GB"/>
              </w:rPr>
            </w:rPrChange>
          </w:rPr>
          <w:t>8-13Hz</w:t>
        </w:r>
      </w:ins>
      <w:ins w:author="Houwelin2" w:date="2022-09-04T17:02:00Z" w:id="209">
        <w:r w:rsidRPr="00480562" w:rsidR="005910D6">
          <w:rPr>
            <w:rFonts w:ascii="Times New Roman" w:hAnsi="Times New Roman" w:cs="Times New Roman"/>
            <w:sz w:val="24"/>
            <w:szCs w:val="24"/>
            <w:lang w:val="en-GB"/>
            <w:rPrChange w:author="Houwelin2" w:date="2022-10-18T13:37:00Z" w:id="210">
              <w:rPr>
                <w:rFonts w:ascii="Times New Roman" w:hAnsi="Times New Roman" w:cs="Times New Roman"/>
                <w:color w:val="C00000"/>
                <w:sz w:val="24"/>
                <w:szCs w:val="24"/>
                <w:lang w:val="en-GB"/>
              </w:rPr>
            </w:rPrChange>
          </w:rPr>
          <w:t xml:space="preserve"> range</w:t>
        </w:r>
      </w:ins>
      <w:ins w:author="Houwelin2" w:date="2022-09-04T16:44:00Z" w:id="211">
        <w:r w:rsidRPr="00480562">
          <w:rPr>
            <w:rFonts w:ascii="Times New Roman" w:hAnsi="Times New Roman" w:cs="Times New Roman"/>
            <w:sz w:val="24"/>
            <w:szCs w:val="24"/>
            <w:lang w:val="en-GB"/>
            <w:rPrChange w:author="Houwelin2" w:date="2022-10-18T13:37:00Z" w:id="212">
              <w:rPr>
                <w:rFonts w:ascii="Times New Roman" w:hAnsi="Times New Roman" w:cs="Times New Roman"/>
                <w:color w:val="C00000"/>
                <w:sz w:val="24"/>
                <w:szCs w:val="24"/>
                <w:lang w:val="en-GB"/>
              </w:rPr>
            </w:rPrChange>
          </w:rPr>
          <w:t xml:space="preserve"> and averaged </w:t>
        </w:r>
      </w:ins>
      <w:ins w:author="Houwelin2" w:date="2022-09-04T17:03:00Z" w:id="213">
        <w:r w:rsidRPr="00480562" w:rsidR="005910D6">
          <w:rPr>
            <w:rFonts w:ascii="Times New Roman" w:hAnsi="Times New Roman" w:cs="Times New Roman"/>
            <w:sz w:val="24"/>
            <w:szCs w:val="24"/>
            <w:lang w:val="en-GB"/>
            <w:rPrChange w:author="Houwelin2" w:date="2022-10-18T13:37:00Z" w:id="214">
              <w:rPr>
                <w:rFonts w:ascii="Times New Roman" w:hAnsi="Times New Roman" w:cs="Times New Roman"/>
                <w:color w:val="C00000"/>
                <w:sz w:val="24"/>
                <w:szCs w:val="24"/>
                <w:lang w:val="en-GB"/>
              </w:rPr>
            </w:rPrChange>
          </w:rPr>
          <w:t xml:space="preserve">peak α power </w:t>
        </w:r>
      </w:ins>
      <w:ins w:author="Houwelin2" w:date="2022-09-04T16:44:00Z" w:id="215">
        <w:r w:rsidRPr="00480562">
          <w:rPr>
            <w:rFonts w:ascii="Times New Roman" w:hAnsi="Times New Roman" w:cs="Times New Roman"/>
            <w:sz w:val="24"/>
            <w:szCs w:val="24"/>
            <w:lang w:val="en-GB"/>
            <w:rPrChange w:author="Houwelin2" w:date="2022-10-18T13:37:00Z" w:id="216">
              <w:rPr>
                <w:rFonts w:ascii="Times New Roman" w:hAnsi="Times New Roman" w:cs="Times New Roman"/>
                <w:color w:val="C00000"/>
                <w:sz w:val="24"/>
                <w:szCs w:val="24"/>
                <w:lang w:val="en-GB"/>
              </w:rPr>
            </w:rPrChange>
          </w:rPr>
          <w:lastRenderedPageBreak/>
          <w:t>over trials, separately for clear (~ pre-STIM</w:t>
        </w:r>
      </w:ins>
      <w:ins w:author="Houwelin2" w:date="2022-09-04T17:01:00Z" w:id="217">
        <w:r w:rsidRPr="00480562" w:rsidR="005910D6">
          <w:rPr>
            <w:rFonts w:ascii="Times New Roman" w:hAnsi="Times New Roman" w:cs="Times New Roman"/>
            <w:sz w:val="24"/>
            <w:szCs w:val="24"/>
            <w:lang w:val="en-GB"/>
            <w:rPrChange w:author="Houwelin2" w:date="2022-10-18T13:37:00Z" w:id="218">
              <w:rPr>
                <w:rFonts w:ascii="Times New Roman" w:hAnsi="Times New Roman" w:cs="Times New Roman"/>
                <w:color w:val="C00000"/>
                <w:sz w:val="24"/>
                <w:szCs w:val="24"/>
                <w:lang w:val="en-GB"/>
              </w:rPr>
            </w:rPrChange>
          </w:rPr>
          <w:t xml:space="preserve"> in </w:t>
        </w:r>
        <w:proofErr w:type="spellStart"/>
        <w:r w:rsidRPr="00480562" w:rsidR="005910D6">
          <w:rPr>
            <w:rFonts w:ascii="Times New Roman" w:hAnsi="Times New Roman" w:cs="Times New Roman"/>
            <w:sz w:val="24"/>
            <w:szCs w:val="24"/>
            <w:lang w:val="en-GB"/>
            <w:rPrChange w:author="Houwelin2" w:date="2022-10-18T13:37:00Z" w:id="219">
              <w:rPr>
                <w:rFonts w:ascii="Times New Roman" w:hAnsi="Times New Roman" w:cs="Times New Roman"/>
                <w:color w:val="C00000"/>
                <w:sz w:val="24"/>
                <w:szCs w:val="24"/>
                <w:lang w:val="en-GB"/>
              </w:rPr>
            </w:rPrChange>
          </w:rPr>
          <w:t>Alhanbali</w:t>
        </w:r>
        <w:proofErr w:type="spellEnd"/>
        <w:r w:rsidRPr="00480562" w:rsidR="005910D6">
          <w:rPr>
            <w:rFonts w:ascii="Times New Roman" w:hAnsi="Times New Roman" w:cs="Times New Roman"/>
            <w:sz w:val="24"/>
            <w:szCs w:val="24"/>
            <w:lang w:val="en-GB"/>
            <w:rPrChange w:author="Houwelin2" w:date="2022-10-18T13:37:00Z" w:id="220">
              <w:rPr>
                <w:rFonts w:ascii="Times New Roman" w:hAnsi="Times New Roman" w:cs="Times New Roman"/>
                <w:color w:val="C00000"/>
                <w:sz w:val="24"/>
                <w:szCs w:val="24"/>
                <w:lang w:val="en-GB"/>
              </w:rPr>
            </w:rPrChange>
          </w:rPr>
          <w:t xml:space="preserve"> et al., 2021</w:t>
        </w:r>
      </w:ins>
      <w:ins w:author="Houwelin2" w:date="2022-09-04T16:44:00Z" w:id="221">
        <w:r w:rsidRPr="00480562">
          <w:rPr>
            <w:rFonts w:ascii="Times New Roman" w:hAnsi="Times New Roman" w:cs="Times New Roman"/>
            <w:sz w:val="24"/>
            <w:szCs w:val="24"/>
            <w:lang w:val="en-GB"/>
            <w:rPrChange w:author="Houwelin2" w:date="2022-10-18T13:37:00Z" w:id="222">
              <w:rPr>
                <w:rFonts w:ascii="Times New Roman" w:hAnsi="Times New Roman" w:cs="Times New Roman"/>
                <w:color w:val="C00000"/>
                <w:sz w:val="24"/>
                <w:szCs w:val="24"/>
                <w:lang w:val="en-GB"/>
              </w:rPr>
            </w:rPrChange>
          </w:rPr>
          <w:t>) and noisy (~pre-TARG) trials</w:t>
        </w:r>
      </w:ins>
      <w:ins w:author="Houwelin2" w:date="2022-09-04T17:03:00Z" w:id="223">
        <w:r w:rsidRPr="00480562" w:rsidR="005910D6">
          <w:rPr>
            <w:rFonts w:ascii="Times New Roman" w:hAnsi="Times New Roman" w:cs="Times New Roman"/>
            <w:sz w:val="24"/>
            <w:szCs w:val="24"/>
            <w:lang w:val="en-GB"/>
            <w:rPrChange w:author="Houwelin2" w:date="2022-10-18T13:37:00Z" w:id="224">
              <w:rPr>
                <w:rFonts w:ascii="Times New Roman" w:hAnsi="Times New Roman" w:cs="Times New Roman"/>
                <w:color w:val="C00000"/>
                <w:sz w:val="24"/>
                <w:szCs w:val="24"/>
                <w:lang w:val="en-GB"/>
              </w:rPr>
            </w:rPrChange>
          </w:rPr>
          <w:t>. We then</w:t>
        </w:r>
      </w:ins>
      <w:ins w:author="Houwelin2" w:date="2022-09-04T16:44:00Z" w:id="225">
        <w:r w:rsidRPr="00480562">
          <w:rPr>
            <w:rFonts w:ascii="Times New Roman" w:hAnsi="Times New Roman" w:cs="Times New Roman"/>
            <w:sz w:val="24"/>
            <w:szCs w:val="24"/>
            <w:lang w:val="en-GB"/>
            <w:rPrChange w:author="Houwelin2" w:date="2022-10-18T13:37:00Z" w:id="226">
              <w:rPr>
                <w:rFonts w:ascii="Times New Roman" w:hAnsi="Times New Roman" w:cs="Times New Roman"/>
                <w:color w:val="C00000"/>
                <w:sz w:val="24"/>
                <w:szCs w:val="24"/>
                <w:lang w:val="en-GB"/>
              </w:rPr>
            </w:rPrChange>
          </w:rPr>
          <w:t xml:space="preserve"> correlated </w:t>
        </w:r>
      </w:ins>
      <w:ins w:author="Houwelin2" w:date="2022-09-04T17:03:00Z" w:id="227">
        <w:r w:rsidRPr="00480562" w:rsidR="005910D6">
          <w:rPr>
            <w:rFonts w:ascii="Times New Roman" w:hAnsi="Times New Roman" w:cs="Times New Roman"/>
            <w:sz w:val="24"/>
            <w:szCs w:val="24"/>
            <w:lang w:val="en-GB"/>
            <w:rPrChange w:author="Houwelin2" w:date="2022-10-18T13:37:00Z" w:id="228">
              <w:rPr>
                <w:rFonts w:ascii="Times New Roman" w:hAnsi="Times New Roman" w:cs="Times New Roman"/>
                <w:color w:val="C00000"/>
                <w:sz w:val="24"/>
                <w:szCs w:val="24"/>
                <w:lang w:val="en-GB"/>
              </w:rPr>
            </w:rPrChange>
          </w:rPr>
          <w:t xml:space="preserve">the log of </w:t>
        </w:r>
      </w:ins>
      <w:ins w:author="Houwelin2" w:date="2022-09-04T16:44:00Z" w:id="229">
        <w:r w:rsidRPr="00480562">
          <w:rPr>
            <w:rFonts w:ascii="Times New Roman" w:hAnsi="Times New Roman" w:cs="Times New Roman"/>
            <w:sz w:val="24"/>
            <w:szCs w:val="24"/>
            <w:lang w:val="en-GB"/>
            <w:rPrChange w:author="Houwelin2" w:date="2022-10-18T13:37:00Z" w:id="230">
              <w:rPr>
                <w:rFonts w:ascii="Times New Roman" w:hAnsi="Times New Roman" w:cs="Times New Roman"/>
                <w:color w:val="C00000"/>
                <w:sz w:val="24"/>
                <w:szCs w:val="24"/>
                <w:lang w:val="en-GB"/>
              </w:rPr>
            </w:rPrChange>
          </w:rPr>
          <w:t xml:space="preserve">this subject-wise means with subjects’ mean SRT over digits. </w:t>
        </w:r>
      </w:ins>
      <w:ins w:author="Houwelin2" w:date="2022-09-04T17:09:00Z" w:id="231">
        <w:r w:rsidRPr="00480562" w:rsidR="00247B5E">
          <w:rPr>
            <w:rFonts w:ascii="Times New Roman" w:hAnsi="Times New Roman" w:cs="Times New Roman"/>
            <w:sz w:val="24"/>
            <w:szCs w:val="24"/>
            <w:lang w:val="en-GB"/>
            <w:rPrChange w:author="Houwelin2" w:date="2022-10-18T13:37:00Z" w:id="232">
              <w:rPr>
                <w:rFonts w:ascii="Times New Roman" w:hAnsi="Times New Roman" w:cs="Times New Roman"/>
                <w:color w:val="C00000"/>
                <w:sz w:val="24"/>
                <w:szCs w:val="24"/>
                <w:lang w:val="en-GB"/>
              </w:rPr>
            </w:rPrChange>
          </w:rPr>
          <w:t>Spearman’s correlation</w:t>
        </w:r>
      </w:ins>
      <w:ins w:author="Houwelin2" w:date="2022-09-04T17:13:00Z" w:id="233">
        <w:r w:rsidRPr="00480562" w:rsidR="00247B5E">
          <w:rPr>
            <w:rFonts w:ascii="Times New Roman" w:hAnsi="Times New Roman" w:cs="Times New Roman"/>
            <w:sz w:val="24"/>
            <w:szCs w:val="24"/>
            <w:lang w:val="en-GB"/>
            <w:rPrChange w:author="Houwelin2" w:date="2022-10-18T13:37:00Z" w:id="234">
              <w:rPr>
                <w:rFonts w:ascii="Times New Roman" w:hAnsi="Times New Roman" w:cs="Times New Roman"/>
                <w:color w:val="C00000"/>
                <w:sz w:val="24"/>
                <w:szCs w:val="24"/>
                <w:lang w:val="en-GB"/>
              </w:rPr>
            </w:rPrChange>
          </w:rPr>
          <w:t xml:space="preserve">, </w:t>
        </w:r>
      </w:ins>
      <w:ins w:author="Houwelin2" w:date="2022-09-04T17:14:00Z" w:id="235">
        <w:r w:rsidRPr="00480562" w:rsidR="00247B5E">
          <w:rPr>
            <w:rFonts w:ascii="Times New Roman" w:hAnsi="Times New Roman" w:cs="Times New Roman"/>
            <w:sz w:val="24"/>
            <w:szCs w:val="24"/>
            <w:lang w:val="en-GB"/>
            <w:rPrChange w:author="Houwelin2" w:date="2022-10-18T13:37:00Z" w:id="236">
              <w:rPr>
                <w:rFonts w:ascii="Times New Roman" w:hAnsi="Times New Roman" w:cs="Times New Roman"/>
                <w:color w:val="C00000"/>
                <w:sz w:val="24"/>
                <w:szCs w:val="24"/>
                <w:lang w:val="en-GB"/>
              </w:rPr>
            </w:rPrChange>
          </w:rPr>
          <w:t>revealed that neither pre-STIM</w:t>
        </w:r>
      </w:ins>
      <w:ins w:author="Houwelin2" w:date="2022-09-04T17:15:00Z" w:id="237">
        <w:r w:rsidRPr="00480562" w:rsidR="00247B5E">
          <w:rPr>
            <w:rFonts w:ascii="Times New Roman" w:hAnsi="Times New Roman" w:cs="Times New Roman"/>
            <w:sz w:val="24"/>
            <w:szCs w:val="24"/>
            <w:lang w:val="en-GB"/>
            <w:rPrChange w:author="Houwelin2" w:date="2022-10-18T13:37:00Z" w:id="238">
              <w:rPr>
                <w:rFonts w:ascii="Times New Roman" w:hAnsi="Times New Roman" w:cs="Times New Roman"/>
                <w:color w:val="C00000"/>
                <w:sz w:val="24"/>
                <w:szCs w:val="24"/>
                <w:lang w:val="en-GB"/>
              </w:rPr>
            </w:rPrChange>
          </w:rPr>
          <w:t xml:space="preserve"> (</w:t>
        </w:r>
        <w:r w:rsidRPr="00480562" w:rsidR="00247B5E">
          <w:rPr>
            <w:rFonts w:ascii="Times New Roman" w:hAnsi="Times New Roman" w:cs="Times New Roman"/>
            <w:i/>
            <w:sz w:val="24"/>
            <w:szCs w:val="24"/>
            <w:lang w:val="en-GB"/>
            <w:rPrChange w:author="Houwelin2" w:date="2022-10-18T13:37:00Z" w:id="239">
              <w:rPr>
                <w:rFonts w:ascii="Times New Roman" w:hAnsi="Times New Roman" w:cs="Times New Roman"/>
                <w:i/>
                <w:color w:val="C00000"/>
                <w:sz w:val="24"/>
                <w:szCs w:val="24"/>
                <w:lang w:val="en-GB"/>
              </w:rPr>
            </w:rPrChange>
          </w:rPr>
          <w:t>r</w:t>
        </w:r>
        <w:r w:rsidRPr="00480562" w:rsidR="00247B5E">
          <w:rPr>
            <w:rFonts w:ascii="Times New Roman" w:hAnsi="Times New Roman" w:cs="Times New Roman"/>
            <w:sz w:val="24"/>
            <w:szCs w:val="24"/>
            <w:lang w:val="en-GB"/>
            <w:rPrChange w:author="Houwelin2" w:date="2022-10-18T13:37:00Z" w:id="240">
              <w:rPr>
                <w:rFonts w:ascii="Times New Roman" w:hAnsi="Times New Roman" w:cs="Times New Roman"/>
                <w:color w:val="C00000"/>
                <w:sz w:val="24"/>
                <w:szCs w:val="24"/>
                <w:lang w:val="en-GB"/>
              </w:rPr>
            </w:rPrChange>
          </w:rPr>
          <w:t xml:space="preserve">=-0.117, </w:t>
        </w:r>
        <w:r w:rsidRPr="00480562" w:rsidR="00247B5E">
          <w:rPr>
            <w:rFonts w:ascii="Times New Roman" w:hAnsi="Times New Roman" w:cs="Times New Roman"/>
            <w:i/>
            <w:sz w:val="24"/>
            <w:szCs w:val="24"/>
            <w:lang w:val="en-GB"/>
            <w:rPrChange w:author="Houwelin2" w:date="2022-10-18T13:37:00Z" w:id="241">
              <w:rPr>
                <w:rFonts w:ascii="Times New Roman" w:hAnsi="Times New Roman" w:cs="Times New Roman"/>
                <w:i/>
                <w:color w:val="C00000"/>
                <w:sz w:val="24"/>
                <w:szCs w:val="24"/>
                <w:lang w:val="en-GB"/>
              </w:rPr>
            </w:rPrChange>
          </w:rPr>
          <w:t>p</w:t>
        </w:r>
        <w:r w:rsidRPr="00480562" w:rsidR="00247B5E">
          <w:rPr>
            <w:rFonts w:ascii="Times New Roman" w:hAnsi="Times New Roman" w:cs="Times New Roman"/>
            <w:sz w:val="24"/>
            <w:szCs w:val="24"/>
            <w:lang w:val="en-GB"/>
            <w:rPrChange w:author="Houwelin2" w:date="2022-10-18T13:37:00Z" w:id="242">
              <w:rPr>
                <w:rFonts w:ascii="Times New Roman" w:hAnsi="Times New Roman" w:cs="Times New Roman"/>
                <w:color w:val="C00000"/>
                <w:sz w:val="24"/>
                <w:szCs w:val="24"/>
                <w:lang w:val="en-GB"/>
              </w:rPr>
            </w:rPrChange>
          </w:rPr>
          <w:t>=0.576)</w:t>
        </w:r>
      </w:ins>
      <w:ins w:author="Houwelin2" w:date="2022-09-04T17:14:00Z" w:id="243">
        <w:r w:rsidRPr="00480562" w:rsidR="00247B5E">
          <w:rPr>
            <w:rFonts w:ascii="Times New Roman" w:hAnsi="Times New Roman" w:cs="Times New Roman"/>
            <w:sz w:val="24"/>
            <w:szCs w:val="24"/>
            <w:lang w:val="en-GB"/>
            <w:rPrChange w:author="Houwelin2" w:date="2022-10-18T13:37:00Z" w:id="244">
              <w:rPr>
                <w:rFonts w:ascii="Times New Roman" w:hAnsi="Times New Roman" w:cs="Times New Roman"/>
                <w:color w:val="C00000"/>
                <w:sz w:val="24"/>
                <w:szCs w:val="24"/>
                <w:lang w:val="en-GB"/>
              </w:rPr>
            </w:rPrChange>
          </w:rPr>
          <w:t xml:space="preserve">, nor pre-TARG </w:t>
        </w:r>
      </w:ins>
      <w:ins w:author="Houwelin2" w:date="2022-09-04T17:15:00Z" w:id="245">
        <w:r w:rsidRPr="00480562" w:rsidR="00247B5E">
          <w:rPr>
            <w:rFonts w:ascii="Times New Roman" w:hAnsi="Times New Roman" w:cs="Times New Roman"/>
            <w:sz w:val="24"/>
            <w:szCs w:val="24"/>
            <w:lang w:val="en-GB"/>
            <w:rPrChange w:author="Houwelin2" w:date="2022-10-18T13:37:00Z" w:id="246">
              <w:rPr>
                <w:rFonts w:ascii="Times New Roman" w:hAnsi="Times New Roman" w:cs="Times New Roman"/>
                <w:color w:val="C00000"/>
                <w:sz w:val="24"/>
                <w:szCs w:val="24"/>
                <w:lang w:val="en-GB"/>
              </w:rPr>
            </w:rPrChange>
          </w:rPr>
          <w:t>(</w:t>
        </w:r>
        <w:r w:rsidRPr="00480562" w:rsidR="00247B5E">
          <w:rPr>
            <w:rFonts w:ascii="Times New Roman" w:hAnsi="Times New Roman" w:cs="Times New Roman"/>
            <w:i/>
            <w:sz w:val="24"/>
            <w:szCs w:val="24"/>
            <w:lang w:val="en-GB"/>
            <w:rPrChange w:author="Houwelin2" w:date="2022-10-18T13:37:00Z" w:id="247">
              <w:rPr>
                <w:rFonts w:ascii="Times New Roman" w:hAnsi="Times New Roman" w:cs="Times New Roman"/>
                <w:i/>
                <w:color w:val="C00000"/>
                <w:sz w:val="24"/>
                <w:szCs w:val="24"/>
                <w:lang w:val="en-GB"/>
              </w:rPr>
            </w:rPrChange>
          </w:rPr>
          <w:t>r</w:t>
        </w:r>
        <w:r w:rsidRPr="00480562" w:rsidR="00247B5E">
          <w:rPr>
            <w:rFonts w:ascii="Times New Roman" w:hAnsi="Times New Roman" w:cs="Times New Roman"/>
            <w:sz w:val="24"/>
            <w:szCs w:val="24"/>
            <w:lang w:val="en-GB"/>
            <w:rPrChange w:author="Houwelin2" w:date="2022-10-18T13:37:00Z" w:id="248">
              <w:rPr>
                <w:rFonts w:ascii="Times New Roman" w:hAnsi="Times New Roman" w:cs="Times New Roman"/>
                <w:color w:val="C00000"/>
                <w:sz w:val="24"/>
                <w:szCs w:val="24"/>
                <w:lang w:val="en-GB"/>
              </w:rPr>
            </w:rPrChange>
          </w:rPr>
          <w:t xml:space="preserve">=0.140, </w:t>
        </w:r>
        <w:r w:rsidRPr="00480562" w:rsidR="00247B5E">
          <w:rPr>
            <w:rFonts w:ascii="Times New Roman" w:hAnsi="Times New Roman" w:cs="Times New Roman"/>
            <w:i/>
            <w:sz w:val="24"/>
            <w:szCs w:val="24"/>
            <w:lang w:val="en-GB"/>
            <w:rPrChange w:author="Houwelin2" w:date="2022-10-18T13:37:00Z" w:id="249">
              <w:rPr>
                <w:rFonts w:ascii="Times New Roman" w:hAnsi="Times New Roman" w:cs="Times New Roman"/>
                <w:i/>
                <w:color w:val="C00000"/>
                <w:sz w:val="24"/>
                <w:szCs w:val="24"/>
                <w:lang w:val="en-GB"/>
              </w:rPr>
            </w:rPrChange>
          </w:rPr>
          <w:t>p</w:t>
        </w:r>
        <w:r w:rsidRPr="00480562" w:rsidR="00247B5E">
          <w:rPr>
            <w:rFonts w:ascii="Times New Roman" w:hAnsi="Times New Roman" w:cs="Times New Roman"/>
            <w:sz w:val="24"/>
            <w:szCs w:val="24"/>
            <w:lang w:val="en-GB"/>
            <w:rPrChange w:author="Houwelin2" w:date="2022-10-18T13:37:00Z" w:id="250">
              <w:rPr>
                <w:rFonts w:ascii="Times New Roman" w:hAnsi="Times New Roman" w:cs="Times New Roman"/>
                <w:color w:val="C00000"/>
                <w:sz w:val="24"/>
                <w:szCs w:val="24"/>
                <w:lang w:val="en-GB"/>
              </w:rPr>
            </w:rPrChange>
          </w:rPr>
          <w:t xml:space="preserve">=0.505) </w:t>
        </w:r>
      </w:ins>
      <w:ins w:author="Houwelin2" w:date="2022-09-04T17:14:00Z" w:id="251">
        <w:r w:rsidRPr="00480562" w:rsidR="00247B5E">
          <w:rPr>
            <w:rFonts w:ascii="Times New Roman" w:hAnsi="Times New Roman" w:cs="Times New Roman"/>
            <w:sz w:val="24"/>
            <w:szCs w:val="24"/>
            <w:lang w:val="en-GB"/>
            <w:rPrChange w:author="Houwelin2" w:date="2022-10-18T13:37:00Z" w:id="252">
              <w:rPr>
                <w:rFonts w:ascii="Times New Roman" w:hAnsi="Times New Roman" w:cs="Times New Roman"/>
                <w:color w:val="C00000"/>
                <w:sz w:val="24"/>
                <w:szCs w:val="24"/>
                <w:lang w:val="en-GB"/>
              </w:rPr>
            </w:rPrChange>
          </w:rPr>
          <w:t>α power</w:t>
        </w:r>
      </w:ins>
      <w:ins w:author="Houwelin2" w:date="2022-09-04T17:15:00Z" w:id="253">
        <w:r w:rsidRPr="00480562" w:rsidR="00247B5E">
          <w:rPr>
            <w:rFonts w:ascii="Times New Roman" w:hAnsi="Times New Roman" w:cs="Times New Roman"/>
            <w:sz w:val="24"/>
            <w:szCs w:val="24"/>
            <w:lang w:val="en-GB"/>
            <w:rPrChange w:author="Houwelin2" w:date="2022-10-18T13:37:00Z" w:id="254">
              <w:rPr>
                <w:rFonts w:ascii="Times New Roman" w:hAnsi="Times New Roman" w:cs="Times New Roman"/>
                <w:color w:val="C00000"/>
                <w:sz w:val="24"/>
                <w:szCs w:val="24"/>
                <w:lang w:val="en-GB"/>
              </w:rPr>
            </w:rPrChange>
          </w:rPr>
          <w:t xml:space="preserve"> at </w:t>
        </w:r>
        <w:proofErr w:type="spellStart"/>
        <w:r w:rsidRPr="00480562" w:rsidR="00247B5E">
          <w:rPr>
            <w:rFonts w:ascii="Times New Roman" w:hAnsi="Times New Roman" w:cs="Times New Roman"/>
            <w:sz w:val="24"/>
            <w:szCs w:val="24"/>
            <w:lang w:val="en-GB"/>
            <w:rPrChange w:author="Houwelin2" w:date="2022-10-18T13:37:00Z" w:id="255">
              <w:rPr>
                <w:rFonts w:ascii="Times New Roman" w:hAnsi="Times New Roman" w:cs="Times New Roman"/>
                <w:color w:val="C00000"/>
                <w:sz w:val="24"/>
                <w:szCs w:val="24"/>
                <w:lang w:val="en-GB"/>
              </w:rPr>
            </w:rPrChange>
          </w:rPr>
          <w:t>Pz</w:t>
        </w:r>
        <w:proofErr w:type="spellEnd"/>
        <w:r w:rsidRPr="00480562" w:rsidR="00247B5E">
          <w:rPr>
            <w:rFonts w:ascii="Times New Roman" w:hAnsi="Times New Roman" w:cs="Times New Roman"/>
            <w:sz w:val="24"/>
            <w:szCs w:val="24"/>
            <w:lang w:val="en-GB"/>
            <w:rPrChange w:author="Houwelin2" w:date="2022-10-18T13:37:00Z" w:id="256">
              <w:rPr>
                <w:rFonts w:ascii="Times New Roman" w:hAnsi="Times New Roman" w:cs="Times New Roman"/>
                <w:color w:val="C00000"/>
                <w:sz w:val="24"/>
                <w:szCs w:val="24"/>
                <w:lang w:val="en-GB"/>
              </w:rPr>
            </w:rPrChange>
          </w:rPr>
          <w:t xml:space="preserve"> were predictive of</w:t>
        </w:r>
      </w:ins>
      <w:ins w:author="Houwelin2" w:date="2022-09-04T17:16:00Z" w:id="257">
        <w:r w:rsidRPr="00480562" w:rsidR="00247B5E">
          <w:rPr>
            <w:rFonts w:ascii="Times New Roman" w:hAnsi="Times New Roman" w:cs="Times New Roman"/>
            <w:sz w:val="24"/>
            <w:szCs w:val="24"/>
            <w:lang w:val="en-GB"/>
            <w:rPrChange w:author="Houwelin2" w:date="2022-10-18T13:37:00Z" w:id="258">
              <w:rPr>
                <w:rFonts w:ascii="Times New Roman" w:hAnsi="Times New Roman" w:cs="Times New Roman"/>
                <w:color w:val="C00000"/>
                <w:sz w:val="24"/>
                <w:szCs w:val="24"/>
                <w:lang w:val="en-GB"/>
              </w:rPr>
            </w:rPrChange>
          </w:rPr>
          <w:t xml:space="preserve"> individual</w:t>
        </w:r>
      </w:ins>
      <w:ins w:author="Houwelin2" w:date="2022-09-04T17:15:00Z" w:id="259">
        <w:r w:rsidRPr="00480562" w:rsidR="00247B5E">
          <w:rPr>
            <w:rFonts w:ascii="Times New Roman" w:hAnsi="Times New Roman" w:cs="Times New Roman"/>
            <w:sz w:val="24"/>
            <w:szCs w:val="24"/>
            <w:lang w:val="en-GB"/>
            <w:rPrChange w:author="Houwelin2" w:date="2022-10-18T13:37:00Z" w:id="260">
              <w:rPr>
                <w:rFonts w:ascii="Times New Roman" w:hAnsi="Times New Roman" w:cs="Times New Roman"/>
                <w:color w:val="C00000"/>
                <w:sz w:val="24"/>
                <w:szCs w:val="24"/>
                <w:lang w:val="en-GB"/>
              </w:rPr>
            </w:rPrChange>
          </w:rPr>
          <w:t xml:space="preserve"> </w:t>
        </w:r>
      </w:ins>
      <w:ins w:author="Houwelin2" w:date="2022-09-04T17:16:00Z" w:id="261">
        <w:r w:rsidRPr="00480562" w:rsidR="00247B5E">
          <w:rPr>
            <w:rFonts w:ascii="Times New Roman" w:hAnsi="Times New Roman" w:cs="Times New Roman"/>
            <w:sz w:val="24"/>
            <w:szCs w:val="24"/>
            <w:lang w:val="en-GB"/>
            <w:rPrChange w:author="Houwelin2" w:date="2022-10-18T13:37:00Z" w:id="262">
              <w:rPr>
                <w:rFonts w:ascii="Times New Roman" w:hAnsi="Times New Roman" w:cs="Times New Roman"/>
                <w:color w:val="C00000"/>
                <w:sz w:val="24"/>
                <w:szCs w:val="24"/>
                <w:lang w:val="en-GB"/>
              </w:rPr>
            </w:rPrChange>
          </w:rPr>
          <w:t>SRTs.</w:t>
        </w:r>
      </w:ins>
      <w:ins w:author="Houwelin2" w:date="2022-09-04T17:20:00Z" w:id="263">
        <w:r w:rsidRPr="00480562" w:rsidR="00627B8F">
          <w:rPr>
            <w:rFonts w:ascii="Times New Roman" w:hAnsi="Times New Roman" w:cs="Times New Roman"/>
            <w:sz w:val="24"/>
            <w:szCs w:val="24"/>
            <w:lang w:val="en-GB"/>
            <w:rPrChange w:author="Houwelin2" w:date="2022-10-18T13:37:00Z" w:id="264">
              <w:rPr>
                <w:rFonts w:ascii="Times New Roman" w:hAnsi="Times New Roman" w:cs="Times New Roman"/>
                <w:color w:val="C00000"/>
                <w:sz w:val="24"/>
                <w:szCs w:val="24"/>
                <w:lang w:val="en-GB"/>
              </w:rPr>
            </w:rPrChange>
          </w:rPr>
          <w:t xml:space="preserve"> Having failed to replicate this finding, we then aimed at expanding the scope of this inquiry to the brain as a whole </w:t>
        </w:r>
      </w:ins>
      <w:ins w:author="Houwelin2" w:date="2022-09-04T17:21:00Z" w:id="265">
        <w:r w:rsidRPr="00480562" w:rsidR="00627B8F">
          <w:rPr>
            <w:rFonts w:ascii="Times New Roman" w:hAnsi="Times New Roman" w:cs="Times New Roman"/>
            <w:sz w:val="24"/>
            <w:szCs w:val="24"/>
            <w:lang w:val="en-GB"/>
            <w:rPrChange w:author="Houwelin2" w:date="2022-10-18T13:37:00Z" w:id="266">
              <w:rPr>
                <w:rFonts w:ascii="Times New Roman" w:hAnsi="Times New Roman" w:cs="Times New Roman"/>
                <w:color w:val="C00000"/>
                <w:sz w:val="24"/>
                <w:szCs w:val="24"/>
                <w:lang w:val="en-GB"/>
              </w:rPr>
            </w:rPrChange>
          </w:rPr>
          <w:t>(as compared to one electrode),</w:t>
        </w:r>
      </w:ins>
      <w:ins w:author="Houwelin2" w:date="2022-09-04T17:22:00Z" w:id="267">
        <w:r w:rsidRPr="00480562" w:rsidR="00627B8F">
          <w:rPr>
            <w:rFonts w:ascii="Times New Roman" w:hAnsi="Times New Roman" w:cs="Times New Roman"/>
            <w:sz w:val="24"/>
            <w:szCs w:val="24"/>
            <w:lang w:val="en-GB"/>
            <w:rPrChange w:author="Houwelin2" w:date="2022-10-18T13:37:00Z" w:id="268">
              <w:rPr>
                <w:rFonts w:ascii="Times New Roman" w:hAnsi="Times New Roman" w:cs="Times New Roman"/>
                <w:color w:val="C00000"/>
                <w:sz w:val="24"/>
                <w:szCs w:val="24"/>
                <w:lang w:val="en-GB"/>
              </w:rPr>
            </w:rPrChange>
          </w:rPr>
          <w:t xml:space="preserve"> and</w:t>
        </w:r>
      </w:ins>
      <w:ins w:author="Houwelin2" w:date="2022-09-04T17:21:00Z" w:id="269">
        <w:r w:rsidRPr="00480562" w:rsidR="00627B8F">
          <w:rPr>
            <w:rFonts w:ascii="Times New Roman" w:hAnsi="Times New Roman" w:cs="Times New Roman"/>
            <w:sz w:val="24"/>
            <w:szCs w:val="24"/>
            <w:lang w:val="en-GB"/>
            <w:rPrChange w:author="Houwelin2" w:date="2022-10-18T13:37:00Z" w:id="270">
              <w:rPr>
                <w:rFonts w:ascii="Times New Roman" w:hAnsi="Times New Roman" w:cs="Times New Roman"/>
                <w:color w:val="C00000"/>
                <w:sz w:val="24"/>
                <w:szCs w:val="24"/>
                <w:lang w:val="en-GB"/>
              </w:rPr>
            </w:rPrChange>
          </w:rPr>
          <w:t xml:space="preserve"> to </w:t>
        </w:r>
      </w:ins>
      <w:ins w:author="Houwelin2" w:date="2022-09-04T17:22:00Z" w:id="271">
        <w:r w:rsidRPr="00480562" w:rsidR="00627B8F">
          <w:rPr>
            <w:rFonts w:ascii="Times New Roman" w:hAnsi="Times New Roman" w:cs="Times New Roman"/>
            <w:sz w:val="24"/>
            <w:szCs w:val="24"/>
            <w:lang w:val="en-GB"/>
            <w:rPrChange w:author="Houwelin2" w:date="2022-10-18T13:37:00Z" w:id="272">
              <w:rPr>
                <w:rFonts w:ascii="Times New Roman" w:hAnsi="Times New Roman" w:cs="Times New Roman"/>
                <w:color w:val="C00000"/>
                <w:sz w:val="24"/>
                <w:szCs w:val="24"/>
                <w:lang w:val="en-GB"/>
              </w:rPr>
            </w:rPrChange>
          </w:rPr>
          <w:t xml:space="preserve">more discrete </w:t>
        </w:r>
      </w:ins>
      <w:ins w:author="Houwelin2" w:date="2022-09-04T17:21:00Z" w:id="273">
        <w:r w:rsidRPr="00480562" w:rsidR="00627B8F">
          <w:rPr>
            <w:rFonts w:ascii="Times New Roman" w:hAnsi="Times New Roman" w:cs="Times New Roman"/>
            <w:sz w:val="24"/>
            <w:szCs w:val="24"/>
            <w:lang w:val="en-GB"/>
            <w:rPrChange w:author="Houwelin2" w:date="2022-10-18T13:37:00Z" w:id="274">
              <w:rPr>
                <w:rFonts w:ascii="Times New Roman" w:hAnsi="Times New Roman" w:cs="Times New Roman"/>
                <w:color w:val="C00000"/>
                <w:sz w:val="24"/>
                <w:szCs w:val="24"/>
                <w:lang w:val="en-GB"/>
              </w:rPr>
            </w:rPrChange>
          </w:rPr>
          <w:t xml:space="preserve">points in time. </w:t>
        </w:r>
      </w:ins>
      <w:ins w:author="Houwelin2" w:date="2022-09-04T17:22:00Z" w:id="275">
        <w:r w:rsidRPr="00480562" w:rsidR="00EA4725">
          <w:rPr>
            <w:rFonts w:ascii="Times New Roman" w:hAnsi="Times New Roman" w:cs="Times New Roman"/>
            <w:sz w:val="24"/>
            <w:szCs w:val="24"/>
            <w:lang w:val="en-GB"/>
            <w:rPrChange w:author="Houwelin2" w:date="2022-10-18T13:37:00Z" w:id="276">
              <w:rPr>
                <w:rFonts w:ascii="Times New Roman" w:hAnsi="Times New Roman" w:cs="Times New Roman"/>
                <w:color w:val="C00000"/>
                <w:sz w:val="24"/>
                <w:szCs w:val="24"/>
                <w:lang w:val="en-GB"/>
              </w:rPr>
            </w:rPrChange>
          </w:rPr>
          <w:t xml:space="preserve">Further, we aimed at </w:t>
        </w:r>
      </w:ins>
      <w:ins w:author="Houwelin2" w:date="2022-09-04T17:25:00Z" w:id="277">
        <w:r w:rsidRPr="00480562" w:rsidR="00EA4725">
          <w:rPr>
            <w:rFonts w:ascii="Times New Roman" w:hAnsi="Times New Roman" w:cs="Times New Roman"/>
            <w:sz w:val="24"/>
            <w:szCs w:val="24"/>
            <w:lang w:val="en-GB"/>
            <w:rPrChange w:author="Houwelin2" w:date="2022-10-18T13:37:00Z" w:id="278">
              <w:rPr>
                <w:rFonts w:ascii="Times New Roman" w:hAnsi="Times New Roman" w:cs="Times New Roman"/>
                <w:color w:val="C00000"/>
                <w:sz w:val="24"/>
                <w:szCs w:val="24"/>
                <w:lang w:val="en-GB"/>
              </w:rPr>
            </w:rPrChange>
          </w:rPr>
          <w:t>complementing the investigation of</w:t>
        </w:r>
      </w:ins>
      <w:ins w:author="Houwelin2" w:date="2022-09-04T17:27:00Z" w:id="279">
        <w:r w:rsidRPr="00480562" w:rsidR="00EA4725">
          <w:rPr>
            <w:rFonts w:ascii="Times New Roman" w:hAnsi="Times New Roman" w:cs="Times New Roman"/>
            <w:sz w:val="24"/>
            <w:szCs w:val="24"/>
            <w:lang w:val="en-GB"/>
            <w:rPrChange w:author="Houwelin2" w:date="2022-10-18T13:37:00Z" w:id="280">
              <w:rPr>
                <w:rFonts w:ascii="Times New Roman" w:hAnsi="Times New Roman" w:cs="Times New Roman"/>
                <w:color w:val="C00000"/>
                <w:sz w:val="24"/>
                <w:szCs w:val="24"/>
                <w:lang w:val="en-GB"/>
              </w:rPr>
            </w:rPrChange>
          </w:rPr>
          <w:t xml:space="preserve"> the association between</w:t>
        </w:r>
      </w:ins>
      <w:ins w:author="Houwelin2" w:date="2022-09-04T17:25:00Z" w:id="281">
        <w:r w:rsidRPr="00480562" w:rsidR="00EA4725">
          <w:rPr>
            <w:rFonts w:ascii="Times New Roman" w:hAnsi="Times New Roman" w:cs="Times New Roman"/>
            <w:sz w:val="24"/>
            <w:szCs w:val="24"/>
            <w:lang w:val="en-GB"/>
            <w:rPrChange w:author="Houwelin2" w:date="2022-10-18T13:37:00Z" w:id="282">
              <w:rPr>
                <w:rFonts w:ascii="Times New Roman" w:hAnsi="Times New Roman" w:cs="Times New Roman"/>
                <w:color w:val="C00000"/>
                <w:sz w:val="24"/>
                <w:szCs w:val="24"/>
                <w:lang w:val="en-GB"/>
              </w:rPr>
            </w:rPrChange>
          </w:rPr>
          <w:t xml:space="preserve"> </w:t>
        </w:r>
      </w:ins>
      <w:ins w:author="Houwelin2" w:date="2022-09-04T17:26:00Z" w:id="283">
        <w:r w:rsidRPr="00480562" w:rsidR="00EA4725">
          <w:rPr>
            <w:rFonts w:ascii="Times New Roman" w:hAnsi="Times New Roman" w:cs="Times New Roman"/>
            <w:sz w:val="24"/>
            <w:szCs w:val="24"/>
            <w:lang w:val="en-GB"/>
            <w:rPrChange w:author="Houwelin2" w:date="2022-10-18T13:37:00Z" w:id="284">
              <w:rPr>
                <w:rFonts w:ascii="Times New Roman" w:hAnsi="Times New Roman" w:cs="Times New Roman"/>
                <w:color w:val="C00000"/>
                <w:sz w:val="24"/>
                <w:szCs w:val="24"/>
                <w:lang w:val="en-GB"/>
              </w:rPr>
            </w:rPrChange>
          </w:rPr>
          <w:t>(trait-like</w:t>
        </w:r>
      </w:ins>
      <w:ins w:author="Houwelin2" w:date="2022-09-04T17:27:00Z" w:id="285">
        <w:r w:rsidRPr="00480562" w:rsidR="00EA4725">
          <w:rPr>
            <w:rFonts w:ascii="Times New Roman" w:hAnsi="Times New Roman" w:cs="Times New Roman"/>
            <w:sz w:val="24"/>
            <w:szCs w:val="24"/>
            <w:lang w:val="en-GB"/>
            <w:rPrChange w:author="Houwelin2" w:date="2022-10-18T13:37:00Z" w:id="286">
              <w:rPr>
                <w:rFonts w:ascii="Times New Roman" w:hAnsi="Times New Roman" w:cs="Times New Roman"/>
                <w:color w:val="C00000"/>
                <w:sz w:val="24"/>
                <w:szCs w:val="24"/>
                <w:lang w:val="en-GB"/>
              </w:rPr>
            </w:rPrChange>
          </w:rPr>
          <w:t xml:space="preserve">) individual measures of EEG activity and </w:t>
        </w:r>
      </w:ins>
      <w:proofErr w:type="spellStart"/>
      <w:ins w:author="Houwelin2" w:date="2022-09-04T17:28:00Z" w:id="287">
        <w:r w:rsidRPr="00480562" w:rsidR="00EA4725">
          <w:rPr>
            <w:rFonts w:ascii="Times New Roman" w:hAnsi="Times New Roman" w:cs="Times New Roman"/>
            <w:sz w:val="24"/>
            <w:szCs w:val="24"/>
            <w:lang w:val="en-GB"/>
            <w:rPrChange w:author="Houwelin2" w:date="2022-10-18T13:37:00Z" w:id="288">
              <w:rPr>
                <w:rFonts w:ascii="Times New Roman" w:hAnsi="Times New Roman" w:cs="Times New Roman"/>
                <w:color w:val="C00000"/>
                <w:sz w:val="24"/>
                <w:szCs w:val="24"/>
                <w:lang w:val="en-GB"/>
              </w:rPr>
            </w:rPrChange>
          </w:rPr>
          <w:t>SiN</w:t>
        </w:r>
        <w:proofErr w:type="spellEnd"/>
        <w:r w:rsidRPr="00480562" w:rsidR="00EA4725">
          <w:rPr>
            <w:rFonts w:ascii="Times New Roman" w:hAnsi="Times New Roman" w:cs="Times New Roman"/>
            <w:sz w:val="24"/>
            <w:szCs w:val="24"/>
            <w:lang w:val="en-GB"/>
            <w:rPrChange w:author="Houwelin2" w:date="2022-10-18T13:37:00Z" w:id="289">
              <w:rPr>
                <w:rFonts w:ascii="Times New Roman" w:hAnsi="Times New Roman" w:cs="Times New Roman"/>
                <w:color w:val="C00000"/>
                <w:sz w:val="24"/>
                <w:szCs w:val="24"/>
                <w:lang w:val="en-GB"/>
              </w:rPr>
            </w:rPrChange>
          </w:rPr>
          <w:t xml:space="preserve"> comprehension ability with that of the association between (state-like) within-individual EEG measures and comprehension probability</w:t>
        </w:r>
      </w:ins>
      <w:ins w:author="Houwelin2" w:date="2022-09-04T17:29:00Z" w:id="290">
        <w:r w:rsidRPr="00480562" w:rsidR="00990644">
          <w:rPr>
            <w:rFonts w:ascii="Times New Roman" w:hAnsi="Times New Roman" w:cs="Times New Roman"/>
            <w:sz w:val="24"/>
            <w:szCs w:val="24"/>
            <w:lang w:val="en-GB"/>
            <w:rPrChange w:author="Houwelin2" w:date="2022-10-18T13:37:00Z" w:id="291">
              <w:rPr>
                <w:rFonts w:ascii="Times New Roman" w:hAnsi="Times New Roman" w:cs="Times New Roman"/>
                <w:color w:val="C00000"/>
                <w:sz w:val="24"/>
                <w:szCs w:val="24"/>
                <w:lang w:val="en-GB"/>
              </w:rPr>
            </w:rPrChange>
          </w:rPr>
          <w:t>, by means of</w:t>
        </w:r>
      </w:ins>
      <w:ins w:author="Houwelin2" w:date="2022-09-04T17:28:00Z" w:id="292">
        <w:r w:rsidRPr="00480562" w:rsidR="00990644">
          <w:rPr>
            <w:rFonts w:ascii="Times New Roman" w:hAnsi="Times New Roman" w:cs="Times New Roman"/>
            <w:sz w:val="24"/>
            <w:szCs w:val="24"/>
            <w:lang w:val="en-GB"/>
            <w:rPrChange w:author="Houwelin2" w:date="2022-10-18T13:37:00Z" w:id="293">
              <w:rPr>
                <w:rFonts w:ascii="Times New Roman" w:hAnsi="Times New Roman" w:cs="Times New Roman"/>
                <w:color w:val="C00000"/>
                <w:sz w:val="24"/>
                <w:szCs w:val="24"/>
                <w:lang w:val="en-GB"/>
              </w:rPr>
            </w:rPrChange>
          </w:rPr>
          <w:t xml:space="preserve"> a trial-by-trial analysis.</w:t>
        </w:r>
      </w:ins>
      <w:ins w:author="Houwelin2" w:date="2022-09-04T17:29:00Z" w:id="294">
        <w:r w:rsidRPr="00480562" w:rsidR="00DD4506">
          <w:rPr>
            <w:rFonts w:ascii="Times New Roman" w:hAnsi="Times New Roman" w:cs="Times New Roman"/>
            <w:sz w:val="24"/>
            <w:szCs w:val="24"/>
            <w:lang w:val="en-GB"/>
            <w:rPrChange w:author="Houwelin2" w:date="2022-10-18T13:37:00Z" w:id="295">
              <w:rPr>
                <w:rFonts w:ascii="Times New Roman" w:hAnsi="Times New Roman" w:cs="Times New Roman"/>
                <w:color w:val="C00000"/>
                <w:sz w:val="24"/>
                <w:szCs w:val="24"/>
                <w:lang w:val="en-GB"/>
              </w:rPr>
            </w:rPrChange>
          </w:rPr>
          <w:t xml:space="preserve"> Finally, it has to be noticed that our </w:t>
        </w:r>
      </w:ins>
      <w:proofErr w:type="spellStart"/>
      <w:ins w:author="Houwelin2" w:date="2022-09-04T17:30:00Z" w:id="296">
        <w:r w:rsidRPr="00480562" w:rsidR="00DD4506">
          <w:rPr>
            <w:rFonts w:ascii="Times New Roman" w:hAnsi="Times New Roman" w:cs="Times New Roman"/>
            <w:sz w:val="24"/>
            <w:szCs w:val="24"/>
            <w:lang w:val="en-GB"/>
            <w:rPrChange w:author="Houwelin2" w:date="2022-10-18T13:37:00Z" w:id="297">
              <w:rPr>
                <w:rFonts w:ascii="Times New Roman" w:hAnsi="Times New Roman" w:cs="Times New Roman"/>
                <w:color w:val="C00000"/>
                <w:sz w:val="24"/>
                <w:szCs w:val="24"/>
                <w:lang w:val="en-GB"/>
              </w:rPr>
            </w:rPrChange>
          </w:rPr>
          <w:t>SiN</w:t>
        </w:r>
        <w:proofErr w:type="spellEnd"/>
        <w:r w:rsidRPr="00480562" w:rsidR="00DD4506">
          <w:rPr>
            <w:rFonts w:ascii="Times New Roman" w:hAnsi="Times New Roman" w:cs="Times New Roman"/>
            <w:sz w:val="24"/>
            <w:szCs w:val="24"/>
            <w:lang w:val="en-GB"/>
            <w:rPrChange w:author="Houwelin2" w:date="2022-10-18T13:37:00Z" w:id="298">
              <w:rPr>
                <w:rFonts w:ascii="Times New Roman" w:hAnsi="Times New Roman" w:cs="Times New Roman"/>
                <w:color w:val="C00000"/>
                <w:sz w:val="24"/>
                <w:szCs w:val="24"/>
                <w:lang w:val="en-GB"/>
              </w:rPr>
            </w:rPrChange>
          </w:rPr>
          <w:t xml:space="preserve"> test was different from that used in </w:t>
        </w:r>
        <w:proofErr w:type="spellStart"/>
        <w:r w:rsidRPr="00480562" w:rsidR="00DD4506">
          <w:rPr>
            <w:rFonts w:ascii="Times New Roman" w:hAnsi="Times New Roman" w:cs="Times New Roman"/>
            <w:sz w:val="24"/>
            <w:szCs w:val="24"/>
            <w:lang w:val="en-GB"/>
            <w:rPrChange w:author="Houwelin2" w:date="2022-10-18T13:37:00Z" w:id="299">
              <w:rPr>
                <w:rFonts w:ascii="Times New Roman" w:hAnsi="Times New Roman" w:cs="Times New Roman"/>
                <w:color w:val="C00000"/>
                <w:sz w:val="24"/>
                <w:szCs w:val="24"/>
                <w:lang w:val="en-GB"/>
              </w:rPr>
            </w:rPrChange>
          </w:rPr>
          <w:t>Alhanbali</w:t>
        </w:r>
        <w:proofErr w:type="spellEnd"/>
        <w:r w:rsidRPr="00480562" w:rsidR="00DD4506">
          <w:rPr>
            <w:rFonts w:ascii="Times New Roman" w:hAnsi="Times New Roman" w:cs="Times New Roman"/>
            <w:sz w:val="24"/>
            <w:szCs w:val="24"/>
            <w:lang w:val="en-GB"/>
            <w:rPrChange w:author="Houwelin2" w:date="2022-10-18T13:37:00Z" w:id="300">
              <w:rPr>
                <w:rFonts w:ascii="Times New Roman" w:hAnsi="Times New Roman" w:cs="Times New Roman"/>
                <w:color w:val="C00000"/>
                <w:sz w:val="24"/>
                <w:szCs w:val="24"/>
                <w:lang w:val="en-GB"/>
              </w:rPr>
            </w:rPrChange>
          </w:rPr>
          <w:t xml:space="preserve"> et a</w:t>
        </w:r>
      </w:ins>
      <w:ins w:author="Houwelin2" w:date="2022-09-04T17:31:00Z" w:id="301">
        <w:r w:rsidRPr="00480562" w:rsidR="00DD4506">
          <w:rPr>
            <w:rFonts w:ascii="Times New Roman" w:hAnsi="Times New Roman" w:cs="Times New Roman"/>
            <w:sz w:val="24"/>
            <w:szCs w:val="24"/>
            <w:lang w:val="en-GB"/>
            <w:rPrChange w:author="Houwelin2" w:date="2022-10-18T13:37:00Z" w:id="302">
              <w:rPr>
                <w:rFonts w:ascii="Times New Roman" w:hAnsi="Times New Roman" w:cs="Times New Roman"/>
                <w:color w:val="C00000"/>
                <w:sz w:val="24"/>
                <w:szCs w:val="24"/>
                <w:lang w:val="en-GB"/>
              </w:rPr>
            </w:rPrChange>
          </w:rPr>
          <w:t>l.</w:t>
        </w:r>
      </w:ins>
      <w:ins w:author="Houwelin2" w:date="2022-09-04T17:30:00Z" w:id="303">
        <w:r w:rsidRPr="00480562" w:rsidR="00DD4506">
          <w:rPr>
            <w:rFonts w:ascii="Times New Roman" w:hAnsi="Times New Roman" w:cs="Times New Roman"/>
            <w:sz w:val="24"/>
            <w:szCs w:val="24"/>
            <w:lang w:val="en-GB"/>
            <w:rPrChange w:author="Houwelin2" w:date="2022-10-18T13:37:00Z" w:id="304">
              <w:rPr>
                <w:rFonts w:ascii="Times New Roman" w:hAnsi="Times New Roman" w:cs="Times New Roman"/>
                <w:color w:val="C00000"/>
                <w:sz w:val="24"/>
                <w:szCs w:val="24"/>
                <w:lang w:val="en-GB"/>
              </w:rPr>
            </w:rPrChange>
          </w:rPr>
          <w:t xml:space="preserve"> </w:t>
        </w:r>
      </w:ins>
      <w:ins w:author="Houwelin2" w:date="2022-09-04T17:31:00Z" w:id="305">
        <w:r w:rsidRPr="00480562" w:rsidR="00DD4506">
          <w:rPr>
            <w:rFonts w:ascii="Times New Roman" w:hAnsi="Times New Roman" w:cs="Times New Roman"/>
            <w:sz w:val="24"/>
            <w:szCs w:val="24"/>
            <w:lang w:val="en-GB"/>
            <w:rPrChange w:author="Houwelin2" w:date="2022-10-18T13:37:00Z" w:id="306">
              <w:rPr>
                <w:rFonts w:ascii="Times New Roman" w:hAnsi="Times New Roman" w:cs="Times New Roman"/>
                <w:color w:val="C00000"/>
                <w:sz w:val="24"/>
                <w:szCs w:val="24"/>
                <w:lang w:val="en-GB"/>
              </w:rPr>
            </w:rPrChange>
          </w:rPr>
          <w:t>(2021) in various regards and that the failed replication might be due to such differences.</w:t>
        </w:r>
      </w:ins>
    </w:p>
    <w:p w:rsidRPr="00D74E9A" w:rsidR="005F384F" w:rsidP="00D74E9A" w:rsidRDefault="005F384F" w14:paraId="45F18F02" w14:textId="77777777">
      <w:pPr>
        <w:spacing w:after="120" w:line="480" w:lineRule="auto"/>
        <w:jc w:val="both"/>
        <w:rPr>
          <w:ins w:author="Houwelin2" w:date="2022-09-04T16:39:00Z" w:id="307"/>
          <w:rFonts w:ascii="Times New Roman" w:hAnsi="Times New Roman" w:cs="Times New Roman"/>
          <w:sz w:val="24"/>
          <w:szCs w:val="24"/>
          <w:lang w:val="en-GB"/>
        </w:rPr>
      </w:pPr>
    </w:p>
    <w:p w:rsidR="008D350B" w:rsidP="00D74E9A" w:rsidRDefault="008D350B" w14:paraId="0B693882" w14:textId="02C734AA">
      <w:pPr>
        <w:spacing w:after="120" w:line="480" w:lineRule="auto"/>
        <w:ind w:right="4"/>
        <w:jc w:val="both"/>
        <w:rPr>
          <w:ins w:author="Houwelin2" w:date="2022-09-04T16:43:00Z" w:id="308"/>
          <w:rFonts w:ascii="Times New Roman" w:hAnsi="Times New Roman" w:cs="Times New Roman"/>
          <w:sz w:val="24"/>
          <w:szCs w:val="24"/>
          <w:lang w:val="en-GB"/>
        </w:rPr>
      </w:pPr>
      <w:r w:rsidRPr="00D74E9A">
        <w:rPr>
          <w:rFonts w:ascii="Times New Roman" w:hAnsi="Times New Roman" w:cs="Times New Roman"/>
          <w:b/>
          <w:sz w:val="24"/>
          <w:szCs w:val="24"/>
          <w:u w:val="single"/>
          <w:lang w:val="en-GB"/>
        </w:rPr>
        <w:t>EEG source reconstruction.</w:t>
      </w:r>
      <w:r w:rsidRPr="00D74E9A">
        <w:rPr>
          <w:rFonts w:ascii="Times New Roman" w:hAnsi="Times New Roman" w:cs="Times New Roman"/>
          <w:b/>
          <w:sz w:val="24"/>
          <w:szCs w:val="24"/>
          <w:lang w:val="en-GB"/>
        </w:rPr>
        <w:t xml:space="preserve"> </w:t>
      </w:r>
      <w:r w:rsidRPr="00D74E9A">
        <w:rPr>
          <w:rFonts w:ascii="Times New Roman" w:hAnsi="Times New Roman" w:cs="Times New Roman"/>
          <w:sz w:val="24"/>
          <w:szCs w:val="24"/>
          <w:lang w:val="en-GB"/>
        </w:rPr>
        <w:t xml:space="preserve">A volume conduction model of the head was created from a 3-shell triangulated source model with 8196 source points using the boundary element method (BEM) as implemented by </w:t>
      </w:r>
      <w:proofErr w:type="spellStart"/>
      <w:r w:rsidRPr="00D74E9A">
        <w:rPr>
          <w:rFonts w:ascii="Times New Roman" w:hAnsi="Times New Roman" w:cs="Times New Roman"/>
          <w:sz w:val="24"/>
          <w:szCs w:val="24"/>
          <w:lang w:val="en-GB"/>
        </w:rPr>
        <w:t>OpenMEEG</w:t>
      </w:r>
      <w:proofErr w:type="spellEnd"/>
      <w:r w:rsidR="00E213D3">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10.1186/1475-925X-9-45","ISSN":"1475-925X","PMID":"19138401","author":[{"dropping-particle":"","family":"Gramfort","given":"Alexandre","non-dropping-particle":"","parse-names":false,"suffix":""},{"dropping-particle":"","family":"Papadopoulo","given":"Théodore","non-dropping-particle":"","parse-names":false,"suffix":""},{"dropping-particle":"","family":"Olivi","given":"Emmanuel","non-dropping-particle":"","parse-names":false,"suffix":""},{"dropping-particle":"","family":"Clerc","given":"Maureen","non-dropping-particle":"","parse-names":false,"suffix":""}],"container-title":"BioMedical Engineering OnLine","id":"ITEM-1","issue":"1","issued":{"date-parts":[["2010"]]},"page":"45","title":"OpenMEEG: opensource software for quasistatic bioelectromagnetics","type":"article-journal","volume":"9"},"uris":["http://www.mendeley.com/documents/?uuid=4895e467-6b4e-46de-b9d3-996569c0510e"]},{"id":"ITEM-2","itemData":{"DOI":"10.1088/0031-9155/51/5/021","ISSN":"00319155","PMID":"16481698","abstract":"Accurate geometrical models of the head are necessary for solving the forward and inverse problems of magneto- and electro-encephalography (MEG/EEG). Boundary element methods (BEMs) require a geometrical model describing the interfaces between different tissue types. Classically, head models with a nested volume topology have been used. In this paper, we demonstrate how this constraint can be relaxed, allowing us to model more realistic head topologies. We describe the symmetric BEM for this new model. The symmetric BEM formulation uses both potentials and currents at the interfaces as unknowns and is in general more accurate than the alternative double-layer formulation. © 2006 IOP Publishing Ltd.","author":[{"dropping-particle":"","family":"Kybic","given":"Jan","non-dropping-particle":"","parse-names":false,"suffix":""},{"dropping-particle":"","family":"Clerc","given":"Maureen","non-dropping-particle":"","parse-names":false,"suffix":""},{"dropping-particle":"","family":"Faugeras","given":"Olivier","non-dropping-particle":"","parse-names":false,"suffix":""},{"dropping-particle":"","family":"Keriven","given":"Renaud","non-dropping-particle":"","parse-names":false,"suffix":""},{"dropping-particle":"","family":"Papadopoulo","given":"Théo","non-dropping-particle":"","parse-names":false,"suffix":""}],"container-title":"Physics in Medicine and Biology","id":"ITEM-2","issue":"5","issued":{"date-parts":[["2006"]]},"page":"1333-1346","title":"Generalized head models for MEG/EEG: Boundary element method beyond nested volumes","type":"article-journal","volume":"51"},"uris":["http://www.mendeley.com/documents/?uuid=f4de6d43-b223-4c43-a5dd-9c14ac79dfc6"]}],"mendeley":{"formattedCitation":"(Gramfort et al., 2010; Kybic et al., 2006)","plainTextFormattedCitation":"(Gramfort et al., 2010; Kybic et al., 2006)","previouslyFormattedCitation":"(Gramfort et al., 2010; Kybic et al., 2006)"},"properties":{"noteIndex":0},"schema":"https://github.com/citation-style-language/schema/raw/master/csl-citation.json"}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(Gramfort et al., 2010; Kybic et al., 2006)</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xml:space="preserve">. The volume conduction model was used to compute the lead field matrix at each source point. A spatial filter was then computed for each participant using linear constrained minimum variance (LCMV) </w:t>
      </w:r>
      <w:proofErr w:type="spellStart"/>
      <w:r w:rsidRPr="00D74E9A">
        <w:rPr>
          <w:rFonts w:ascii="Times New Roman" w:hAnsi="Times New Roman" w:cs="Times New Roman"/>
          <w:sz w:val="24"/>
          <w:szCs w:val="24"/>
          <w:lang w:val="en-GB"/>
        </w:rPr>
        <w:t>beamformer</w:t>
      </w:r>
      <w:proofErr w:type="spellEnd"/>
      <w:r w:rsidR="00E213D3">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{"citationItems":[{"id":"ITEM-1","itemData":{"DOI":"10.1109/10.623056","ISSN":"00189294","PMID":"9282479","abstract":"A spatial filtering method for localizing sources of brain electrical activity from surface recordings is described and analyzed. The spatial filters are implemented as a weighted sum of the data recorded at different sites. The weights are chosen to minimize the filter output power subject to a linear constraint. The linear constraint forces the filter to pass brain electrical activity from a specified location, while the power minimization attenuates activity originating at other locations. The estimated output power as a function of location is normalized by the estimated noise power as a function of location to obtain a neural activity index map. Locations of source activity correspond to maxima in the neural activity index map. The method does not require any prior assumptions about the number of active sources of their geometry because it exploits the spatial covariance of the source electrical activity. This paper presents a development and analysis of the method and explores its sensitivity to deviations between actual and assumed data models. The effect on the algorithm of covariance matrix estimation, correlation between sources, and choice of reference is discussed. Simulated and measured data is used to illustrate the efficacy of the approach.","author":[{"dropping-particle":"","family":"Veen","given":"Barry D.","non-dropping-particle":"Van","parse-names":false,"suffix":""},{"dropping-particle":"","family":"Drongelen","given":"Wim","non-dropping-particle":"Van","parse-names":false,"suffix":""},{"dropping-particle":"","family":"Yuchtman","given":"Moshe","non-dropping-particle":"","parse-names":false,"suffix":""},{"dropping-particle":"","family":"Suzuki","given":"Akifumi","non-dropping-particle":"","parse-names":false,"suffix":""}],"container-title":"IEEE Transactions on Biomedical Engineering","id":"ITEM-1","issue":"9","issued":{"date-parts":[["1997"]]},"page":"867-880","title":"Localization of brain electrical activity via linearly constrained minimum variance spatial filtering","type":"article-journal","volume":"44"},"uris":["http://www.mendeley.com/documents/?uuid=0c366ae1-541a-46c0-b107-1a88fe7570ed"]}],"mendeley":{"formattedCitation":"(Van Veen et al., 1997)","plainTextFormattedCitation":"(Van Veen et al., 1997)","previouslyFormattedCitation":"(Van Veen et al., 1997)"},"properties":{"noteIndex":0},"schema":"https://github.com/citation-style-language/schema/raw/master/csl-citation.json"}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(Van Veen et al., 1997)</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xml:space="preserve"> to project trial data in source space. Data were averaged over a number of source points, as defined by the cortical Conte69 surface-based atlas</w:t>
      </w:r>
      <w:r w:rsidR="00E213D3">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 xml:space="preserve">ADDIN CSL_CITATION {"citationItems":[{"id":"ITEM-1","itemData":{"DOI":"10.1093/cercor/bhr291","ISSN":"10473211","PMID":"22047963","abstract":"We report on surface-based analyses that enhance our understanding of human cortical organization, including its convolutions and its parcellation into many distinct areas. The surface area of human neocortex averages 973 cm 2 per hemisphere, based on cortical midthickness surfaces of 2 cohorts of subjects. We implemented a method to register individual subjects to a hybrid version of the FreeSurfer \"fsaverage\" atlas whose left and right hemispheres are in precise geographic correspondence. Cortical folding patterns in the resultant population-average \"fs-LR\" midthickness surfaces are remarkably similar in the left and right hemispheres, even in regions showing significant asymmetry in 3D position. Both hemispheres are equal in average surface area, but hotspots of surface area asymmetry are present in the Sylvian Fissure and elsewhere, together with a broad pattern of asymmetries that are significant though small in magnitude. Multiple cortical parcellation schemes registered to the human atlas provide valuable reference data sets for comparisons with other studies. Identified cortical areas vary in size by more than 2 orders of magnitude. The total number of human neocortical areas is estimated to be </w:instrText>
      </w:r>
      <w:r w:rsidR="00FE43C0">
        <w:rPr>
          <w:rFonts w:ascii="Cambria Math" w:hAnsi="Cambria Math" w:cs="Cambria Math"/>
          <w:sz w:val="24"/>
          <w:szCs w:val="24"/>
          <w:lang w:val="en-GB"/>
        </w:rPr>
        <w:instrText>∼</w:instrText>
      </w:r>
      <w:r w:rsidR="00FE43C0">
        <w:rPr>
          <w:rFonts w:ascii="Times New Roman" w:hAnsi="Times New Roman" w:cs="Times New Roman"/>
          <w:sz w:val="24"/>
          <w:szCs w:val="24"/>
          <w:lang w:val="en-GB"/>
        </w:rPr>
        <w:instrText>150 to 200 areas per hemisphere, which is modestly larger than a recent estimate for the macaque. © The Author 2011. Published by Oxford University Press. All rights reserved.","author":[{"dropping-particle":"","family":"Essen","given":"David C.","non-dropping-particle":"Van","parse-names":false,"suffix":""},{"dropping-particle":"","family":"Glasser","given":"Matthew F.","non-dropping-particle":"","parse-names":false,"suffix":""},{"dropping-particle":"","family":"Dierker","given":"Donna L.","non-dropping-particle":"","parse-names":false,"suffix":""},{"dropping-particle":"","family":"Harwell","given":"John","non-dropping-particle":"","parse-names":false,"suffix":""},{"dropping-particle":"","family":"Coalson","given":"Timothy","non-dropping-particle":"","parse-names":false,"suffix":""}],"container-title":"Cerebral Cortex","id":"ITEM-1","issue":"10","issued":{"date-parts":[["2012"]]},"page":"2241-2262","title":"Parcellations and hemispheric asymmetries of human cerebral cortex analyzed on surface-based atlases","type":"article-journal","volume":"22"},"uris":["http://www.mendeley.com/documents/?uuid=cbb41732-e58a-4a52-b66b-4ae50a18fe3e"]}],"mendeley":{"formattedCitation":"(Van Essen et al., 2012)","plainTextFormattedCitation":"(Van Essen et al., 2012)","previouslyFormattedCitation":"(Van Essen et al., 2012)"},"properties":{"noteIndex":0},"schema":"https://github.com/citation-style-language/schema/raw/master/csl-citation.json"}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(Van Essen et al., 2012)</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xml:space="preserve"> composed of 386 parcels, including 382 cortical parcels (http://brainvis.wustl.edu/wiki/index.php/Caret:Atlases:Conte69_Atlas). Cortical parcels consisted of a mean of 18.78 source points (SD = 4.44). All the steps for source reconstruction were carried out using </w:t>
      </w:r>
      <w:proofErr w:type="spellStart"/>
      <w:r w:rsidRPr="00D74E9A">
        <w:rPr>
          <w:rFonts w:ascii="Times New Roman" w:hAnsi="Times New Roman" w:cs="Times New Roman"/>
          <w:sz w:val="24"/>
          <w:szCs w:val="24"/>
          <w:lang w:val="en-GB"/>
        </w:rPr>
        <w:t>FieldTrip</w:t>
      </w:r>
      <w:proofErr w:type="spellEnd"/>
      <w:r w:rsidR="00E213D3">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{"citationItems":[{"id":"ITEM-1","itemData":{"DOI":"10.1155/2011/156869","ISSN":"16875273","PMID":"21253357","abstract":"This paper describes FieldTrip, an open source software package that we developed for the analysis of MEG, EEG, and other electrophysiological data. The software is implemented as a MATLAB toolbox and includes a complete set of consistent and user-friendly high-level functions that allow experimental neuroscientists to analyze experimental data. It includes algorithms for simple and advanced analysis, such as time-frequency analysis using multitapers, source reconstruction using dipoles, distributed sources and beamformers, connectivity analysis, and nonparametric statistical permutation tests at the channel and source level. The implementation as toolbox allows the user to perform elaborate and structured analyses of large data sets using the MATLAB command line and batch scripting. Furthermore, users and developers can easily extend the functionality and implement new algorithms. The modular design facilitates the reuse in other software packages. Copyright © 2011 Robert Oostenveld, et al.","author":[{"dropping-particle":"","family":"Oostenveld","given":"Robert","non-dropping-particle":"","parse-names":false,"suffix":""},{"dropping-particle":"","family":"Fries","given":"Pascal","non-dropping-particle":"","parse-names":false,"suffix":""},{"dropping-particle":"","family":"Maris","given":"Eric","non-dropping-particle":"","parse-names":false,"suffix":""},{"dropping-particle":"","family":"Schoffelen","given":"Jan Mathijs","non-dropping-particle":"","parse-names":false,"suffix":""}],"container-title":"Computational Intelligence and Neuroscience","id":"ITEM-1","issued":{"date-parts":[["2011"]]},"title":"FieldTrip: Open source software for advanced analysis of MEG, EEG, and invasive electrophysiological data","type":"article-journal","volume":"2011"},"uris":["http://www.mendeley.com/documents/?uuid=eda99ed5-4afe-4980-b3c7-a392bedd6b3b"]}],"mendeley":{"formattedCitation":"(Oostenveld et al., 2011)","plainTextFormattedCitation":"(Oostenveld et al., 2011)","previouslyFormattedCitation":"(Oostenveld et al., 2011)"},"properties":{"noteIndex":0},"schema":"https://github.com/citation-style-language/schema/raw/master/csl-citation.json"}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(Oostenveld et al., 2011)</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xml:space="preserve"> version 20210614. </w:t>
      </w:r>
    </w:p>
    <w:p w:rsidRPr="00D74E9A" w:rsidR="005F384F" w:rsidP="00D74E9A" w:rsidRDefault="005F384F" w14:paraId="2F3C14AE" w14:textId="77777777">
      <w:pPr>
        <w:spacing w:after="120" w:line="480" w:lineRule="auto"/>
        <w:ind w:right="4"/>
        <w:jc w:val="both"/>
        <w:rPr>
          <w:rFonts w:ascii="Times New Roman" w:hAnsi="Times New Roman" w:cs="Times New Roman"/>
          <w:sz w:val="24"/>
          <w:szCs w:val="24"/>
          <w:lang w:val="en-GB"/>
        </w:rPr>
      </w:pPr>
    </w:p>
    <w:p w:rsidR="00845D97" w:rsidP="00D74E9A" w:rsidRDefault="008D350B" w14:paraId="3B8080D0" w14:textId="6ABDC447">
      <w:pPr>
        <w:spacing w:after="120" w:line="480" w:lineRule="auto"/>
        <w:ind w:right="4"/>
        <w:jc w:val="both"/>
        <w:rPr>
          <w:ins w:author="Houwelin2" w:date="2022-10-18T15:23:00Z" w:id="309"/>
          <w:rFonts w:ascii="Times New Roman" w:hAnsi="Times New Roman" w:cs="Times New Roman"/>
          <w:sz w:val="24"/>
          <w:szCs w:val="24"/>
          <w:lang w:val="en-GB"/>
        </w:rPr>
      </w:pPr>
      <w:commentRangeStart w:id="310"/>
      <w:commentRangeStart w:id="311"/>
      <w:r w:rsidRPr="00D74E9A">
        <w:rPr>
          <w:rFonts w:ascii="Times New Roman" w:hAnsi="Times New Roman" w:cs="Times New Roman"/>
          <w:b/>
          <w:bCs/>
          <w:sz w:val="24"/>
          <w:szCs w:val="24"/>
          <w:u w:val="single"/>
          <w:lang w:val="en-GB"/>
        </w:rPr>
        <w:t>Definition of time-frequency region-of-interest (TFROI).</w:t>
      </w:r>
      <w:r w:rsidRPr="00D74E9A">
        <w:rPr>
          <w:rFonts w:ascii="Times New Roman" w:hAnsi="Times New Roman" w:cs="Times New Roman"/>
          <w:sz w:val="24"/>
          <w:szCs w:val="24"/>
          <w:lang w:val="en-GB"/>
        </w:rPr>
        <w:t xml:space="preserve"> Time-frequency power was calculated at each source point by means of convolution of the EEG signal with a family of 56 log-spaced analytic Morse wavelets between 1 and 48Hz. We then computed grand mean (over participants, channels, and trials) differences </w:t>
      </w:r>
      <w:del w:author="Houwelin2" w:date="2022-09-04T14:51:00Z" w:id="312">
        <w:r w:rsidRPr="00D74E9A" w:rsidDel="00C60852">
          <w:rPr>
            <w:rFonts w:ascii="Times New Roman" w:hAnsi="Times New Roman" w:cs="Times New Roman"/>
            <w:sz w:val="24"/>
            <w:szCs w:val="24"/>
            <w:lang w:val="en-GB"/>
          </w:rPr>
          <w:delText>between clear and DiN trials</w:delText>
        </w:r>
      </w:del>
      <w:del w:author="Houwelin2" w:date="2022-09-03T12:09:00Z" w:id="313">
        <w:r w:rsidRPr="00D74E9A" w:rsidDel="00505F03">
          <w:rPr>
            <w:rFonts w:ascii="Times New Roman" w:hAnsi="Times New Roman" w:cs="Times New Roman"/>
            <w:sz w:val="24"/>
            <w:szCs w:val="24"/>
            <w:lang w:val="en-GB"/>
          </w:rPr>
          <w:delText xml:space="preserve"> and</w:delText>
        </w:r>
      </w:del>
      <w:del w:author="Houwelin2" w:date="2022-09-04T14:51:00Z" w:id="314">
        <w:r w:rsidRPr="00D74E9A" w:rsidDel="00C60852">
          <w:rPr>
            <w:rFonts w:ascii="Times New Roman" w:hAnsi="Times New Roman" w:cs="Times New Roman"/>
            <w:sz w:val="24"/>
            <w:szCs w:val="24"/>
            <w:lang w:val="en-GB"/>
          </w:rPr>
          <w:delText xml:space="preserve"> </w:delText>
        </w:r>
      </w:del>
      <w:r w:rsidRPr="00D74E9A">
        <w:rPr>
          <w:rFonts w:ascii="Times New Roman" w:hAnsi="Times New Roman" w:cs="Times New Roman"/>
          <w:sz w:val="24"/>
          <w:szCs w:val="24"/>
          <w:lang w:val="en-GB"/>
        </w:rPr>
        <w:t>between correct and incorrect trials</w:t>
      </w:r>
      <w:ins w:author="Houwelin2" w:date="2022-08-29T14:59:00Z" w:id="315">
        <w:r w:rsidR="00E2313B">
          <w:rPr>
            <w:rFonts w:ascii="Times New Roman" w:hAnsi="Times New Roman" w:cs="Times New Roman"/>
            <w:sz w:val="24"/>
            <w:szCs w:val="24"/>
            <w:lang w:val="en-GB"/>
          </w:rPr>
          <w:t xml:space="preserve">, and </w:t>
        </w:r>
        <w:r w:rsidRPr="00D74E9A" w:rsidR="00E2313B">
          <w:rPr>
            <w:rFonts w:ascii="Times New Roman" w:hAnsi="Times New Roman" w:cs="Times New Roman"/>
            <w:sz w:val="24"/>
            <w:szCs w:val="24"/>
            <w:lang w:val="en-GB"/>
          </w:rPr>
          <w:t>between perceptually clear and unclear (defined, per participant, as clarity ratings between the 67</w:t>
        </w:r>
        <w:r w:rsidRPr="00D74E9A" w:rsidR="00E2313B">
          <w:rPr>
            <w:rFonts w:ascii="Times New Roman" w:hAnsi="Times New Roman" w:cs="Times New Roman"/>
            <w:sz w:val="24"/>
            <w:szCs w:val="24"/>
            <w:vertAlign w:val="superscript"/>
            <w:lang w:val="en-GB"/>
          </w:rPr>
          <w:t>th</w:t>
        </w:r>
        <w:r w:rsidRPr="00D74E9A" w:rsidR="00E2313B">
          <w:rPr>
            <w:rFonts w:ascii="Times New Roman" w:hAnsi="Times New Roman" w:cs="Times New Roman"/>
            <w:sz w:val="24"/>
            <w:szCs w:val="24"/>
            <w:lang w:val="en-GB"/>
          </w:rPr>
          <w:t xml:space="preserve"> and 100</w:t>
        </w:r>
        <w:r w:rsidRPr="00D74E9A" w:rsidR="00E2313B">
          <w:rPr>
            <w:rFonts w:ascii="Times New Roman" w:hAnsi="Times New Roman" w:cs="Times New Roman"/>
            <w:sz w:val="24"/>
            <w:szCs w:val="24"/>
            <w:vertAlign w:val="superscript"/>
            <w:lang w:val="en-GB"/>
          </w:rPr>
          <w:t>th</w:t>
        </w:r>
        <w:r w:rsidRPr="00D74E9A" w:rsidR="00E2313B">
          <w:rPr>
            <w:rFonts w:ascii="Times New Roman" w:hAnsi="Times New Roman" w:cs="Times New Roman"/>
            <w:sz w:val="24"/>
            <w:szCs w:val="24"/>
            <w:lang w:val="en-GB"/>
          </w:rPr>
          <w:t>, and between the 1</w:t>
        </w:r>
        <w:r w:rsidRPr="00D74E9A" w:rsidR="00E2313B">
          <w:rPr>
            <w:rFonts w:ascii="Times New Roman" w:hAnsi="Times New Roman" w:cs="Times New Roman"/>
            <w:sz w:val="24"/>
            <w:szCs w:val="24"/>
            <w:vertAlign w:val="superscript"/>
            <w:lang w:val="en-GB"/>
          </w:rPr>
          <w:t>st</w:t>
        </w:r>
        <w:r w:rsidRPr="00D74E9A" w:rsidR="00E2313B">
          <w:rPr>
            <w:rFonts w:ascii="Times New Roman" w:hAnsi="Times New Roman" w:cs="Times New Roman"/>
            <w:sz w:val="24"/>
            <w:szCs w:val="24"/>
            <w:lang w:val="en-GB"/>
          </w:rPr>
          <w:t xml:space="preserve"> and 33</w:t>
        </w:r>
        <w:r w:rsidRPr="00D74E9A" w:rsidR="00E2313B">
          <w:rPr>
            <w:rFonts w:ascii="Times New Roman" w:hAnsi="Times New Roman" w:cs="Times New Roman"/>
            <w:sz w:val="24"/>
            <w:szCs w:val="24"/>
            <w:vertAlign w:val="superscript"/>
            <w:lang w:val="en-GB"/>
          </w:rPr>
          <w:t>rd</w:t>
        </w:r>
        <w:r w:rsidRPr="00D74E9A" w:rsidR="00E2313B">
          <w:rPr>
            <w:rFonts w:ascii="Times New Roman" w:hAnsi="Times New Roman" w:cs="Times New Roman"/>
            <w:sz w:val="24"/>
            <w:szCs w:val="24"/>
            <w:lang w:val="en-GB"/>
          </w:rPr>
          <w:t xml:space="preserve"> percentiles of the individual clarity ratings distribution, respectively</w:t>
        </w:r>
      </w:ins>
      <w:r w:rsidRPr="00D74E9A">
        <w:rPr>
          <w:rFonts w:ascii="Times New Roman" w:hAnsi="Times New Roman" w:cs="Times New Roman"/>
          <w:sz w:val="24"/>
          <w:szCs w:val="24"/>
          <w:lang w:val="en-GB"/>
        </w:rPr>
        <w:t xml:space="preserve">. </w:t>
      </w:r>
      <w:commentRangeStart w:id="316"/>
      <w:commentRangeStart w:id="317"/>
      <w:del w:author="Houwelin2" w:date="2022-09-04T14:52:00Z" w:id="318">
        <w:r w:rsidRPr="00D74E9A" w:rsidDel="00E46E1B">
          <w:rPr>
            <w:rFonts w:ascii="Times New Roman" w:hAnsi="Times New Roman" w:cs="Times New Roman"/>
            <w:sz w:val="24"/>
            <w:szCs w:val="24"/>
            <w:lang w:val="en-GB"/>
          </w:rPr>
          <w:delText>Compared to EEG power during the noise-free pre-target period of clear speech trials, EEG power during the noise-present pre-target period of DIN trials shows increased θ and α frequency band activity (Fig.</w:delText>
        </w:r>
        <w:r w:rsidRPr="00D74E9A" w:rsidDel="00E46E1B" w:rsidR="00C75DD0">
          <w:rPr>
            <w:rFonts w:ascii="Times New Roman" w:hAnsi="Times New Roman" w:cs="Times New Roman"/>
            <w:sz w:val="24"/>
            <w:szCs w:val="24"/>
            <w:lang w:val="en-GB"/>
          </w:rPr>
          <w:delText>2A</w:delText>
        </w:r>
        <w:r w:rsidRPr="00D74E9A" w:rsidDel="00E46E1B">
          <w:rPr>
            <w:rFonts w:ascii="Times New Roman" w:hAnsi="Times New Roman" w:cs="Times New Roman"/>
            <w:sz w:val="24"/>
            <w:szCs w:val="24"/>
            <w:lang w:val="en-GB"/>
          </w:rPr>
          <w:delText xml:space="preserve">). </w:delText>
        </w:r>
        <w:commentRangeEnd w:id="316"/>
        <w:r w:rsidDel="00E46E1B" w:rsidR="00073EE4">
          <w:rPr>
            <w:rStyle w:val="CommentReference"/>
          </w:rPr>
          <w:commentReference w:id="316"/>
        </w:r>
        <w:commentRangeEnd w:id="317"/>
        <w:r w:rsidDel="00E46E1B" w:rsidR="00505F03">
          <w:rPr>
            <w:rStyle w:val="CommentReference"/>
          </w:rPr>
          <w:commentReference w:id="317"/>
        </w:r>
      </w:del>
      <w:del w:author="Houwelin2" w:date="2022-09-03T12:12:00Z" w:id="319">
        <w:r w:rsidRPr="00D74E9A" w:rsidDel="005B53FD">
          <w:rPr>
            <w:rFonts w:ascii="Times New Roman" w:hAnsi="Times New Roman" w:cs="Times New Roman"/>
            <w:sz w:val="24"/>
            <w:szCs w:val="24"/>
            <w:lang w:val="en-GB"/>
          </w:rPr>
          <w:delText xml:space="preserve"> </w:delText>
        </w:r>
      </w:del>
      <w:del w:author="Houwelin2" w:date="2022-09-04T14:52:00Z" w:id="320">
        <w:r w:rsidRPr="00D74E9A" w:rsidDel="00E46E1B">
          <w:rPr>
            <w:rFonts w:ascii="Times New Roman" w:hAnsi="Times New Roman" w:cs="Times New Roman"/>
            <w:sz w:val="24"/>
            <w:szCs w:val="24"/>
            <w:lang w:val="en-GB"/>
          </w:rPr>
          <w:delText>However, d</w:delText>
        </w:r>
      </w:del>
      <w:ins w:author="Houwelin2" w:date="2022-09-04T14:52:00Z" w:id="321">
        <w:r w:rsidR="00E46E1B">
          <w:rPr>
            <w:rFonts w:ascii="Times New Roman" w:hAnsi="Times New Roman" w:cs="Times New Roman"/>
            <w:sz w:val="24"/>
            <w:szCs w:val="24"/>
            <w:lang w:val="en-GB"/>
          </w:rPr>
          <w:t>D</w:t>
        </w:r>
      </w:ins>
      <w:r w:rsidRPr="00D74E9A">
        <w:rPr>
          <w:rFonts w:ascii="Times New Roman" w:hAnsi="Times New Roman" w:cs="Times New Roman"/>
          <w:sz w:val="24"/>
          <w:szCs w:val="24"/>
          <w:lang w:val="en-GB"/>
        </w:rPr>
        <w:t xml:space="preserve">ifferences in power between correct and incorrect, as well as between perceptually clear and unclear </w:t>
      </w:r>
      <w:del w:author="Houwelin2" w:date="2022-09-04T14:52:00Z" w:id="322">
        <w:r w:rsidRPr="00D74E9A" w:rsidDel="00E46E1B">
          <w:rPr>
            <w:rFonts w:ascii="Times New Roman" w:hAnsi="Times New Roman" w:cs="Times New Roman"/>
            <w:sz w:val="24"/>
            <w:szCs w:val="24"/>
            <w:lang w:val="en-GB"/>
          </w:rPr>
          <w:delText>(defined, per participant, as clarity ratings between the 67</w:delText>
        </w:r>
        <w:r w:rsidRPr="00D74E9A" w:rsidDel="00E46E1B">
          <w:rPr>
            <w:rFonts w:ascii="Times New Roman" w:hAnsi="Times New Roman" w:cs="Times New Roman"/>
            <w:sz w:val="24"/>
            <w:szCs w:val="24"/>
            <w:vertAlign w:val="superscript"/>
            <w:lang w:val="en-GB"/>
          </w:rPr>
          <w:delText>th</w:delText>
        </w:r>
        <w:r w:rsidRPr="00D74E9A" w:rsidDel="00E46E1B">
          <w:rPr>
            <w:rFonts w:ascii="Times New Roman" w:hAnsi="Times New Roman" w:cs="Times New Roman"/>
            <w:sz w:val="24"/>
            <w:szCs w:val="24"/>
            <w:lang w:val="en-GB"/>
          </w:rPr>
          <w:delText xml:space="preserve"> and 100</w:delText>
        </w:r>
        <w:r w:rsidRPr="00D74E9A" w:rsidDel="00E46E1B">
          <w:rPr>
            <w:rFonts w:ascii="Times New Roman" w:hAnsi="Times New Roman" w:cs="Times New Roman"/>
            <w:sz w:val="24"/>
            <w:szCs w:val="24"/>
            <w:vertAlign w:val="superscript"/>
            <w:lang w:val="en-GB"/>
          </w:rPr>
          <w:delText>th</w:delText>
        </w:r>
        <w:r w:rsidRPr="00D74E9A" w:rsidDel="00E46E1B">
          <w:rPr>
            <w:rFonts w:ascii="Times New Roman" w:hAnsi="Times New Roman" w:cs="Times New Roman"/>
            <w:sz w:val="24"/>
            <w:szCs w:val="24"/>
            <w:lang w:val="en-GB"/>
          </w:rPr>
          <w:delText>, and between the 1</w:delText>
        </w:r>
        <w:r w:rsidRPr="00D74E9A" w:rsidDel="00E46E1B">
          <w:rPr>
            <w:rFonts w:ascii="Times New Roman" w:hAnsi="Times New Roman" w:cs="Times New Roman"/>
            <w:sz w:val="24"/>
            <w:szCs w:val="24"/>
            <w:vertAlign w:val="superscript"/>
            <w:lang w:val="en-GB"/>
          </w:rPr>
          <w:delText>st</w:delText>
        </w:r>
        <w:r w:rsidRPr="00D74E9A" w:rsidDel="00E46E1B">
          <w:rPr>
            <w:rFonts w:ascii="Times New Roman" w:hAnsi="Times New Roman" w:cs="Times New Roman"/>
            <w:sz w:val="24"/>
            <w:szCs w:val="24"/>
            <w:lang w:val="en-GB"/>
          </w:rPr>
          <w:delText xml:space="preserve"> and 33</w:delText>
        </w:r>
        <w:r w:rsidRPr="00D74E9A" w:rsidDel="00E46E1B">
          <w:rPr>
            <w:rFonts w:ascii="Times New Roman" w:hAnsi="Times New Roman" w:cs="Times New Roman"/>
            <w:sz w:val="24"/>
            <w:szCs w:val="24"/>
            <w:vertAlign w:val="superscript"/>
            <w:lang w:val="en-GB"/>
          </w:rPr>
          <w:delText>rd</w:delText>
        </w:r>
        <w:r w:rsidRPr="00D74E9A" w:rsidDel="00E46E1B">
          <w:rPr>
            <w:rFonts w:ascii="Times New Roman" w:hAnsi="Times New Roman" w:cs="Times New Roman"/>
            <w:sz w:val="24"/>
            <w:szCs w:val="24"/>
            <w:lang w:val="en-GB"/>
          </w:rPr>
          <w:delText xml:space="preserve"> percentiles of the individual clarity ratings distribution, respectively),</w:delText>
        </w:r>
      </w:del>
      <w:r w:rsidRPr="00D74E9A">
        <w:rPr>
          <w:rFonts w:ascii="Times New Roman" w:hAnsi="Times New Roman" w:cs="Times New Roman"/>
          <w:sz w:val="24"/>
          <w:szCs w:val="24"/>
          <w:lang w:val="en-GB"/>
        </w:rPr>
        <w:t xml:space="preserve"> trials wer</w:t>
      </w:r>
      <w:r w:rsidRPr="00D74E9A" w:rsidR="001424E4">
        <w:rPr>
          <w:rFonts w:ascii="Times New Roman" w:hAnsi="Times New Roman" w:cs="Times New Roman"/>
          <w:sz w:val="24"/>
          <w:szCs w:val="24"/>
          <w:lang w:val="en-GB"/>
        </w:rPr>
        <w:t xml:space="preserve">e </w:t>
      </w:r>
      <w:ins w:author="Houwelin2" w:date="2022-09-04T14:52:00Z" w:id="323">
        <w:r w:rsidR="00E46E1B">
          <w:rPr>
            <w:rFonts w:ascii="Times New Roman" w:hAnsi="Times New Roman" w:cs="Times New Roman"/>
            <w:sz w:val="24"/>
            <w:szCs w:val="24"/>
            <w:lang w:val="en-GB"/>
          </w:rPr>
          <w:t xml:space="preserve">most prominently observed in </w:t>
        </w:r>
      </w:ins>
      <w:del w:author="Houwelin2" w:date="2022-09-04T14:52:00Z" w:id="324">
        <w:r w:rsidRPr="00D74E9A" w:rsidDel="00E46E1B" w:rsidR="001424E4">
          <w:rPr>
            <w:rFonts w:ascii="Times New Roman" w:hAnsi="Times New Roman" w:cs="Times New Roman"/>
            <w:sz w:val="24"/>
            <w:szCs w:val="24"/>
            <w:lang w:val="en-GB"/>
          </w:rPr>
          <w:delText xml:space="preserve">restricted to </w:delText>
        </w:r>
      </w:del>
      <w:proofErr w:type="gramStart"/>
      <w:r w:rsidRPr="00D74E9A" w:rsidR="001424E4">
        <w:rPr>
          <w:rFonts w:ascii="Times New Roman" w:hAnsi="Times New Roman" w:cs="Times New Roman"/>
          <w:sz w:val="24"/>
          <w:szCs w:val="24"/>
          <w:lang w:val="en-GB"/>
        </w:rPr>
        <w:t>the α</w:t>
      </w:r>
      <w:proofErr w:type="gramEnd"/>
      <w:r w:rsidRPr="00D74E9A" w:rsidR="001424E4">
        <w:rPr>
          <w:rFonts w:ascii="Times New Roman" w:hAnsi="Times New Roman" w:cs="Times New Roman"/>
          <w:sz w:val="24"/>
          <w:szCs w:val="24"/>
          <w:lang w:val="en-GB"/>
        </w:rPr>
        <w:t xml:space="preserve"> band</w:t>
      </w:r>
      <w:r w:rsidRPr="00D74E9A" w:rsidR="008B2D84">
        <w:rPr>
          <w:rFonts w:ascii="Times New Roman" w:hAnsi="Times New Roman" w:cs="Times New Roman"/>
          <w:sz w:val="24"/>
          <w:szCs w:val="24"/>
          <w:lang w:val="en-GB"/>
        </w:rPr>
        <w:t xml:space="preserve"> (Fig.</w:t>
      </w:r>
      <w:r w:rsidRPr="00D74E9A" w:rsidR="00C75DD0">
        <w:rPr>
          <w:rFonts w:ascii="Times New Roman" w:hAnsi="Times New Roman" w:cs="Times New Roman"/>
          <w:sz w:val="24"/>
          <w:szCs w:val="24"/>
          <w:lang w:val="en-GB"/>
        </w:rPr>
        <w:t>2</w:t>
      </w:r>
      <w:del w:author="Houwelin2" w:date="2022-09-04T14:52:00Z" w:id="325">
        <w:r w:rsidRPr="00D74E9A" w:rsidDel="00E46E1B" w:rsidR="008B2D84">
          <w:rPr>
            <w:rFonts w:ascii="Times New Roman" w:hAnsi="Times New Roman" w:cs="Times New Roman"/>
            <w:sz w:val="24"/>
            <w:szCs w:val="24"/>
            <w:lang w:val="en-GB"/>
          </w:rPr>
          <w:delText>B-C</w:delText>
        </w:r>
      </w:del>
      <w:r w:rsidRPr="00D74E9A" w:rsidR="008B2D84">
        <w:rPr>
          <w:rFonts w:ascii="Times New Roman" w:hAnsi="Times New Roman" w:cs="Times New Roman"/>
          <w:sz w:val="24"/>
          <w:szCs w:val="24"/>
          <w:lang w:val="en-GB"/>
        </w:rPr>
        <w:t>).</w:t>
      </w:r>
      <w:r w:rsidRPr="00D74E9A">
        <w:rPr>
          <w:rFonts w:ascii="Times New Roman" w:hAnsi="Times New Roman" w:cs="Times New Roman"/>
          <w:sz w:val="24"/>
          <w:szCs w:val="24"/>
          <w:lang w:val="en-GB"/>
        </w:rPr>
        <w:t xml:space="preserve"> Further analyses that aimed to better characterise the relationship between brain activity and performance were therefore subsequently restricted to this frequency band, by averaging parcel power in the range 8.49 and 12.00Hz, in 50-ms time bins between -300ms and </w:t>
      </w:r>
      <w:ins w:author="Houwelin2" w:date="2022-10-18T15:22:00Z" w:id="326">
        <w:r w:rsidR="00845D97">
          <w:rPr>
            <w:rFonts w:ascii="Times New Roman" w:hAnsi="Times New Roman" w:cs="Times New Roman"/>
            <w:sz w:val="24"/>
            <w:szCs w:val="24"/>
            <w:lang w:val="en-GB"/>
          </w:rPr>
          <w:t>-50ms.</w:t>
        </w:r>
      </w:ins>
    </w:p>
    <w:p w:rsidR="00024782" w:rsidP="00D96C72" w:rsidRDefault="001F4512" w14:paraId="029813C4" w14:textId="1E49D8EF">
      <w:pPr>
        <w:spacing w:after="120" w:line="480" w:lineRule="auto"/>
        <w:ind w:right="4"/>
        <w:jc w:val="both"/>
        <w:rPr>
          <w:ins w:author="Houwelin2" w:date="2022-10-18T15:50:00Z" w:id="327"/>
          <w:rFonts w:ascii="Times New Roman" w:hAnsi="Times New Roman" w:cs="Times New Roman"/>
          <w:sz w:val="24"/>
          <w:szCs w:val="24"/>
          <w:lang w:val="en-GB"/>
        </w:rPr>
      </w:pPr>
      <w:ins w:author="Houwelin2" w:date="2022-10-18T15:23:00Z" w:id="328">
        <w:r w:rsidRPr="00D74E9A">
          <w:rPr>
            <w:rFonts w:ascii="Times New Roman" w:hAnsi="Times New Roman" w:cs="Times New Roman"/>
            <w:sz w:val="24"/>
            <w:szCs w:val="24"/>
          </w:rPr>
          <w:t xml:space="preserve">We chose to run the analysis within this time window since the studies most closely related to the current </w:t>
        </w:r>
      </w:ins>
      <w:ins w:author="Houwelin2" w:date="2022-10-18T15:28:00Z" w:id="329">
        <w:r>
          <w:rPr>
            <w:rFonts w:ascii="Times New Roman" w:hAnsi="Times New Roman" w:cs="Times New Roman"/>
            <w:sz w:val="24"/>
            <w:szCs w:val="24"/>
          </w:rPr>
          <w:t>(i.e., studies assessing the effect of pre-</w:t>
        </w:r>
      </w:ins>
      <w:ins w:author="Houwelin2" w:date="2022-10-18T15:29:00Z" w:id="330">
        <w:r>
          <w:rPr>
            <w:rFonts w:ascii="Times New Roman" w:hAnsi="Times New Roman" w:cs="Times New Roman"/>
            <w:sz w:val="24"/>
            <w:szCs w:val="24"/>
          </w:rPr>
          <w:t>stimulus</w:t>
        </w:r>
      </w:ins>
      <w:ins w:author="Houwelin2" w:date="2022-10-18T15:28:00Z" w:id="331">
        <w:r>
          <w:rPr>
            <w:rFonts w:ascii="Times New Roman" w:hAnsi="Times New Roman" w:cs="Times New Roman"/>
            <w:sz w:val="24"/>
            <w:szCs w:val="24"/>
          </w:rPr>
          <w:t xml:space="preserve"> EEG on</w:t>
        </w:r>
      </w:ins>
      <w:ins w:author="Houwelin2" w:date="2022-10-18T15:30:00Z" w:id="332">
        <w:r>
          <w:rPr>
            <w:rFonts w:ascii="Times New Roman" w:hAnsi="Times New Roman" w:cs="Times New Roman"/>
            <w:sz w:val="24"/>
            <w:szCs w:val="24"/>
          </w:rPr>
          <w:t xml:space="preserve"> tasks involving verbal material</w:t>
        </w:r>
      </w:ins>
      <w:ins w:author="Houwelin2" w:date="2022-10-18T15:28:00Z" w:id="333">
        <w:r>
          <w:rPr>
            <w:rFonts w:ascii="Times New Roman" w:hAnsi="Times New Roman" w:cs="Times New Roman"/>
            <w:sz w:val="24"/>
            <w:szCs w:val="24"/>
          </w:rPr>
          <w:t xml:space="preserve">) </w:t>
        </w:r>
      </w:ins>
      <w:ins w:author="Houwelin2" w:date="2022-10-18T15:23:00Z" w:id="334">
        <w:r w:rsidRPr="00D74E9A">
          <w:rPr>
            <w:rFonts w:ascii="Times New Roman" w:hAnsi="Times New Roman" w:cs="Times New Roman"/>
            <w:sz w:val="24"/>
            <w:szCs w:val="24"/>
          </w:rPr>
          <w:t>one observed effects within this time frame. Specifically, the predictive effect of α phase in distinguishing between words and pseudo-words presented in noise was observed between 100ms preceding target onset</w:t>
        </w:r>
      </w:ins>
      <w:ins w:author="Houwelin2" w:date="2022-10-18T15:31:00Z" w:id="335">
        <w:r>
          <w:rPr>
            <w:rFonts w:ascii="Times New Roman" w:hAnsi="Times New Roman" w:cs="Times New Roman"/>
            <w:sz w:val="24"/>
            <w:szCs w:val="24"/>
          </w:rPr>
          <w:t>.</w:t>
        </w:r>
      </w:ins>
      <w:del w:author="Houwelin2" w:date="2022-09-04T14:56:00Z" w:id="336">
        <w:r w:rsidRPr="00D74E9A" w:rsidDel="004E2698" w:rsidR="008D350B">
          <w:rPr>
            <w:rFonts w:ascii="Times New Roman" w:hAnsi="Times New Roman" w:cs="Times New Roman"/>
            <w:sz w:val="24"/>
            <w:szCs w:val="24"/>
            <w:lang w:val="en-GB"/>
          </w:rPr>
          <w:delText xml:space="preserve">stimulus </w:delText>
        </w:r>
      </w:del>
      <w:del w:author="Houwelin2" w:date="2022-10-18T15:31:00Z" w:id="337">
        <w:r w:rsidRPr="00D74E9A" w:rsidDel="001F4512" w:rsidR="008D350B">
          <w:rPr>
            <w:rFonts w:ascii="Times New Roman" w:hAnsi="Times New Roman" w:cs="Times New Roman"/>
            <w:sz w:val="24"/>
            <w:szCs w:val="24"/>
            <w:lang w:val="en-GB"/>
          </w:rPr>
          <w:delText>onset.</w:delText>
        </w:r>
        <w:commentRangeStart w:id="338"/>
        <w:r w:rsidRPr="00D74E9A" w:rsidDel="001F4512" w:rsidR="00BF296C">
          <w:rPr>
            <w:rFonts w:ascii="Times New Roman" w:hAnsi="Times New Roman" w:cs="Times New Roman"/>
            <w:sz w:val="24"/>
            <w:szCs w:val="24"/>
            <w:lang w:val="en-GB"/>
          </w:rPr>
          <w:delText xml:space="preserve"> </w:delText>
        </w:r>
        <w:r w:rsidRPr="00D74E9A" w:rsidDel="001F4512" w:rsidR="00BF296C">
          <w:rPr>
            <w:rFonts w:ascii="Times New Roman" w:hAnsi="Times New Roman" w:cs="Times New Roman"/>
            <w:sz w:val="24"/>
            <w:szCs w:val="24"/>
          </w:rPr>
          <w:delText>We chose to run the analysis within this time window since the studies most closely related to the current one observed effects within this time frame. Specifically,</w:delText>
        </w:r>
        <w:r w:rsidRPr="00D74E9A" w:rsidDel="001F4512" w:rsidR="003123F1">
          <w:rPr>
            <w:rFonts w:ascii="Times New Roman" w:hAnsi="Times New Roman" w:cs="Times New Roman"/>
            <w:sz w:val="24"/>
            <w:szCs w:val="24"/>
          </w:rPr>
          <w:delText xml:space="preserve"> the predictive effect of</w:delText>
        </w:r>
        <w:r w:rsidRPr="00D74E9A" w:rsidDel="001F4512" w:rsidR="00BF296C">
          <w:rPr>
            <w:rFonts w:ascii="Times New Roman" w:hAnsi="Times New Roman" w:cs="Times New Roman"/>
            <w:sz w:val="24"/>
            <w:szCs w:val="24"/>
          </w:rPr>
          <w:delText xml:space="preserve"> α phase </w:delText>
        </w:r>
        <w:r w:rsidRPr="00D74E9A" w:rsidDel="001F4512" w:rsidR="003123F1">
          <w:rPr>
            <w:rFonts w:ascii="Times New Roman" w:hAnsi="Times New Roman" w:cs="Times New Roman"/>
            <w:sz w:val="24"/>
            <w:szCs w:val="24"/>
          </w:rPr>
          <w:delText>in distinguishing between words and pseudo</w:delText>
        </w:r>
        <w:r w:rsidRPr="00D74E9A" w:rsidDel="001F4512" w:rsidR="00DE5219">
          <w:rPr>
            <w:rFonts w:ascii="Times New Roman" w:hAnsi="Times New Roman" w:cs="Times New Roman"/>
            <w:sz w:val="24"/>
            <w:szCs w:val="24"/>
          </w:rPr>
          <w:delText>-</w:delText>
        </w:r>
        <w:r w:rsidRPr="00D74E9A" w:rsidDel="001F4512" w:rsidR="003123F1">
          <w:rPr>
            <w:rFonts w:ascii="Times New Roman" w:hAnsi="Times New Roman" w:cs="Times New Roman"/>
            <w:sz w:val="24"/>
            <w:szCs w:val="24"/>
          </w:rPr>
          <w:delText>words presented in noise was observed between 100ms preceding target onset and target onset</w:delText>
        </w:r>
        <w:r w:rsidDel="001F4512" w:rsidR="00E213D3">
          <w:rPr>
            <w:rFonts w:ascii="Times New Roman" w:hAnsi="Times New Roman" w:cs="Times New Roman"/>
            <w:sz w:val="24"/>
            <w:szCs w:val="24"/>
          </w:rPr>
          <w:delText xml:space="preserve"> </w:delText>
        </w:r>
        <w:r w:rsidRPr="00D74E9A" w:rsidDel="001F4512" w:rsidR="00A3713C">
          <w:rPr>
            <w:rFonts w:ascii="Times New Roman" w:hAnsi="Times New Roman" w:cs="Times New Roman"/>
            <w:sz w:val="24"/>
            <w:szCs w:val="24"/>
          </w:rPr>
          <w:fldChar w:fldCharType="begin" w:fldLock="1"/>
        </w:r>
        <w:r w:rsidDel="001F4512" w:rsidR="00FE43C0">
          <w:rPr>
            <w:rFonts w:ascii="Times New Roman" w:hAnsi="Times New Roman" w:cs="Times New Roman"/>
            <w:sz w:val="24"/>
            <w:szCs w:val="24"/>
          </w:rPr>
          <w:delInstrText>ADDIN CSL_CITATION {"citationItems":[{"id":"ITEM-1","itemData":{"DOI":"10.1523/JNEUROSCI.3357-14.2015","ISSN":"15292401","PMID":"25698760","abstract":"Psychophysical target detection has been shown to be modulated by slow oscillatory brain phase. However, thus far, only low-level sensory stimuli have been used as targets. The current human electroencephalography (EEG) study examined the influence of neural oscillatory phase on a lexical-decision task performed for stimuli embedded in noise. Neural phase angles were compared for correct versus incorrect lexical decisions using a phase bifurcation index (BI), which quantifies differences in mean phase angles and phase concentrations between correct and incorrect trials. Neural phase angles in the alpha frequency range (8-12 Hz) over right anterior sensors were approximately antiphase in a prestimulus time window, and thus successfully distinguished between correct and incorrect lexical decisions. Moreover, alpha-band oscillations were again approximately antiphase across participants for correct versus incorrect trials during a later peristimulus time window (~500 ms) at left-central electrodes. Strikingly, lexical decision accuracy was not predicted by either event-related potentials (ERPs) or oscillatory power measures. We suggest that correct lexical decisions depend both on successful sensory processing, which is made possible by the alignment of stimulus onset with an optimal alpha phase, as well as integration and weighting of decisional information, which is coupled to alpha phase immediately following the critical manipulation that differentiated words from pseudowords. The current study constitutes a first step toward characterizing the role of dynamic oscillatory brain states for higher cognitive functions, such as spoken word recognition.","author":[{"dropping-particle":"","family":"Strauß","given":"Antje","non-dropping-particle":"","parse-names":false,"suffix":""},{"dropping-particle":"","family":"Henry","given":"Molly J.","non-dropping-particle":"","parse-names":false,"suffix":""},{"dropping-particle":"","family":"Scharinger","given":"Mathias","non-dropping-particle":"","parse-names":false,"suffix":""},{"dropping-particle":"","family":"Obleser","given":"Jonas","non-dropping-particle":"","parse-names":false,"suffix":""}],"container-title":"Journal of Neuroscience","id":"ITEM-1","issue":"7","issued":{"date-parts":[["2015"]]},"page":"3256-3262","title":"Alpha phase determines successful lexical decision in noise","type":"article-journal","volume":"35"},"uris":["http://www.mendeley.com/documents/?uuid=16e522e5-cd21-4fdc-9b15-0467ef8c22a3"]}],"mendeley":{"formattedCitation":"(Strauß et al., 2015)","plainTextFormattedCitation":"(Strauß et al., 2015)","previouslyFormattedCitation":"(Strauß et al., 2015)"},"properties":{"noteIndex":0},"schema":"https://github.com/citation-style-language/schema/raw/master/csl-citation.json"}</w:delInstrText>
        </w:r>
        <w:r w:rsidRPr="00D74E9A" w:rsidDel="001F4512" w:rsidR="00A3713C">
          <w:rPr>
            <w:rFonts w:ascii="Times New Roman" w:hAnsi="Times New Roman" w:cs="Times New Roman"/>
            <w:sz w:val="24"/>
            <w:szCs w:val="24"/>
          </w:rPr>
          <w:fldChar w:fldCharType="separate"/>
        </w:r>
        <w:r w:rsidRPr="004C7B1B" w:rsidDel="001F4512" w:rsidR="004C7B1B">
          <w:rPr>
            <w:rFonts w:ascii="Times New Roman" w:hAnsi="Times New Roman" w:cs="Times New Roman"/>
            <w:noProof/>
            <w:sz w:val="24"/>
            <w:szCs w:val="24"/>
          </w:rPr>
          <w:delText>(Strauß et al., 2015)</w:delText>
        </w:r>
        <w:r w:rsidRPr="00D74E9A" w:rsidDel="001F4512" w:rsidR="00A3713C">
          <w:rPr>
            <w:rFonts w:ascii="Times New Roman" w:hAnsi="Times New Roman" w:cs="Times New Roman"/>
            <w:sz w:val="24"/>
            <w:szCs w:val="24"/>
          </w:rPr>
          <w:fldChar w:fldCharType="end"/>
        </w:r>
        <w:r w:rsidRPr="00D74E9A" w:rsidDel="001F4512" w:rsidR="003123F1">
          <w:rPr>
            <w:rFonts w:ascii="Times New Roman" w:hAnsi="Times New Roman" w:cs="Times New Roman"/>
            <w:sz w:val="24"/>
            <w:szCs w:val="24"/>
          </w:rPr>
          <w:delText>.</w:delText>
        </w:r>
      </w:del>
      <w:r w:rsidRPr="00D74E9A" w:rsidR="00DE5219">
        <w:rPr>
          <w:rFonts w:ascii="Times New Roman" w:hAnsi="Times New Roman" w:cs="Times New Roman"/>
          <w:sz w:val="24"/>
          <w:szCs w:val="24"/>
        </w:rPr>
        <w:t xml:space="preserve"> Further, </w:t>
      </w:r>
      <w:r w:rsidRPr="00D74E9A" w:rsidR="00844C6A">
        <w:rPr>
          <w:rFonts w:ascii="Times New Roman" w:hAnsi="Times New Roman" w:cs="Times New Roman"/>
          <w:sz w:val="24"/>
          <w:szCs w:val="24"/>
        </w:rPr>
        <w:t>the effect of a 6Hz oscillation in biasing the perception of ambiguous syllables was observed between 250ms and 100ms prior to sound onset</w:t>
      </w:r>
      <w:r w:rsidR="00E213D3">
        <w:rPr>
          <w:rFonts w:ascii="Times New Roman" w:hAnsi="Times New Roman" w:cs="Times New Roman"/>
          <w:sz w:val="24"/>
          <w:szCs w:val="24"/>
        </w:rPr>
        <w:t xml:space="preserve"> </w:t>
      </w:r>
      <w:r w:rsidRPr="00D74E9A" w:rsidR="00BA3849">
        <w:rPr>
          <w:rFonts w:ascii="Times New Roman" w:hAnsi="Times New Roman" w:cs="Times New Roman"/>
          <w:sz w:val="24"/>
          <w:szCs w:val="24"/>
        </w:rPr>
        <w:fldChar w:fldCharType="begin" w:fldLock="1"/>
      </w:r>
      <w:r w:rsidR="00FE43C0">
        <w:rPr>
          <w:rFonts w:ascii="Times New Roman" w:hAnsi="Times New Roman" w:cs="Times New Roman"/>
          <w:sz w:val="24"/>
          <w:szCs w:val="24"/>
        </w:rPr>
        <w:instrText>ADDIN CSL_CITATION {"citationItems":[{"id":"ITEM-1","itemData":{"DOI":"10.1073/pnas.1517519112","ISBN":"1091-6490 (Electronic)\\r0027-8424 (Linking)","ISSN":"0027-8424","PMID":"26668393","abstract":"The role of oscillatory phase for perceptual and cognitive processes is being increasingly acknowledged. To date, little is known about the direct role of phase in categorical perception. Here we show in two separate experiments that the identification of ambiguous syllables that can either be perceived as /da/ or /ga/ is biased by the underlying oscillatory phase as measured with EEG and sensory entrainment to rhythmic stimuli. The measured phase difference in which perception is biased toward /da/ or /ga/ exactly matched the different temporal onset delays in natural audiovisual speech between mouth movements and speech sounds, which last 80 ms longer for /ga/ than for /da/. These results indicate the functional relationship between prestimulus phase and syllable identification, and signify that the origin of this phase relationship could lie in exposure and subsequent learning of unique audiovisual temporal onset differences.","author":[{"dropping-particle":"","family":"Oever","given":"Sanne","non-dropping-particle":"ten","parse-names":false,"suffix":""},{"dropping-particle":"","family":"Sack","given":"Alexander T.","non-dropping-particle":"","parse-names":false,"suffix":""}],"container-title":"Proceedings of the National Academy of Sciences","id":"ITEM-1","issue":"52","issued":{"date-parts":[["2015"]]},"page":"15833-15837","title":"Oscillatory phase shapes syllable perception","type":"article-journal","volume":"112"},"uris":["http://www.mendeley.com/documents/?uuid=cee30fcf-2658-42f9-8f24-da834782c26f"]}],"mendeley":{"formattedCitation":"(ten Oever &amp; Sack, 2015)","plainTextFormattedCitation":"(ten Oever &amp; Sack, 2015)","previouslyFormattedCitation":"(ten Oever &amp; Sack, 2015)"},"properties":{"noteIndex":0},"schema":"https://github.com/citation-style-language/schema/raw/master/csl-citation.json"}</w:instrText>
      </w:r>
      <w:r w:rsidRPr="00D74E9A" w:rsidR="00BA3849">
        <w:rPr>
          <w:rFonts w:ascii="Times New Roman" w:hAnsi="Times New Roman" w:cs="Times New Roman"/>
          <w:sz w:val="24"/>
          <w:szCs w:val="24"/>
        </w:rPr>
        <w:fldChar w:fldCharType="separate"/>
      </w:r>
      <w:r w:rsidRPr="004C7B1B" w:rsidR="004C7B1B">
        <w:rPr>
          <w:rFonts w:ascii="Times New Roman" w:hAnsi="Times New Roman" w:cs="Times New Roman"/>
          <w:noProof/>
          <w:sz w:val="24"/>
          <w:szCs w:val="24"/>
        </w:rPr>
        <w:t>(ten Oever &amp; Sack, 2015)</w:t>
      </w:r>
      <w:r w:rsidRPr="00D74E9A" w:rsidR="00BA3849">
        <w:rPr>
          <w:rFonts w:ascii="Times New Roman" w:hAnsi="Times New Roman" w:cs="Times New Roman"/>
          <w:sz w:val="24"/>
          <w:szCs w:val="24"/>
        </w:rPr>
        <w:fldChar w:fldCharType="end"/>
      </w:r>
      <w:r w:rsidRPr="00D74E9A" w:rsidR="00844C6A">
        <w:rPr>
          <w:rFonts w:ascii="Times New Roman" w:hAnsi="Times New Roman" w:cs="Times New Roman"/>
          <w:sz w:val="24"/>
          <w:szCs w:val="24"/>
        </w:rPr>
        <w:t>.</w:t>
      </w:r>
      <w:r w:rsidRPr="00D74E9A" w:rsidR="00511951">
        <w:rPr>
          <w:rFonts w:ascii="Times New Roman" w:hAnsi="Times New Roman" w:cs="Times New Roman"/>
          <w:sz w:val="24"/>
          <w:szCs w:val="24"/>
          <w:lang w:val="en-GB"/>
        </w:rPr>
        <w:t xml:space="preserve"> </w:t>
      </w:r>
      <w:commentRangeEnd w:id="338"/>
      <w:r w:rsidR="001739D7">
        <w:rPr>
          <w:rStyle w:val="CommentReference"/>
        </w:rPr>
        <w:commentReference w:id="338"/>
      </w:r>
      <w:ins w:author="Houwelin2" w:date="2022-09-03T12:45:00Z" w:id="339">
        <w:r w:rsidR="008372E6">
          <w:rPr>
            <w:rFonts w:ascii="Times New Roman" w:hAnsi="Times New Roman" w:cs="Times New Roman"/>
            <w:sz w:val="24"/>
            <w:szCs w:val="24"/>
            <w:lang w:val="en-GB"/>
          </w:rPr>
          <w:t xml:space="preserve">We opted for analysing data in 50ms-wide time bins for </w:t>
        </w:r>
      </w:ins>
      <w:ins w:author="Houwelin2" w:date="2022-09-03T12:46:00Z" w:id="340">
        <w:r w:rsidR="008372E6">
          <w:rPr>
            <w:rFonts w:ascii="Times New Roman" w:hAnsi="Times New Roman" w:cs="Times New Roman"/>
            <w:sz w:val="24"/>
            <w:szCs w:val="24"/>
            <w:lang w:val="en-GB"/>
          </w:rPr>
          <w:t xml:space="preserve">reasons of </w:t>
        </w:r>
        <w:r w:rsidRPr="008372E6" w:rsidR="008372E6">
          <w:rPr>
            <w:rFonts w:ascii="Times New Roman" w:hAnsi="Times New Roman" w:cs="Times New Roman"/>
            <w:sz w:val="24"/>
            <w:szCs w:val="24"/>
            <w:lang w:val="en-GB"/>
          </w:rPr>
          <w:t>computational tractability</w:t>
        </w:r>
        <w:r w:rsidR="008372E6">
          <w:rPr>
            <w:rFonts w:ascii="Times New Roman" w:hAnsi="Times New Roman" w:cs="Times New Roman"/>
            <w:sz w:val="24"/>
            <w:szCs w:val="24"/>
            <w:lang w:val="en-GB"/>
          </w:rPr>
          <w:t>.</w:t>
        </w:r>
      </w:ins>
      <w:ins w:author="Houwelin2" w:date="2022-10-18T15:31:00Z" w:id="341">
        <w:r w:rsidR="00307E39">
          <w:rPr>
            <w:rFonts w:ascii="Times New Roman" w:hAnsi="Times New Roman" w:cs="Times New Roman"/>
            <w:sz w:val="24"/>
            <w:szCs w:val="24"/>
            <w:lang w:val="en-GB"/>
          </w:rPr>
          <w:t xml:space="preserve"> We did not analyse</w:t>
        </w:r>
      </w:ins>
      <w:ins w:author="Houwelin2" w:date="2022-10-18T15:35:00Z" w:id="342">
        <w:r w:rsidR="00B10243">
          <w:rPr>
            <w:rFonts w:ascii="Times New Roman" w:hAnsi="Times New Roman" w:cs="Times New Roman"/>
            <w:sz w:val="24"/>
            <w:szCs w:val="24"/>
            <w:lang w:val="en-GB"/>
          </w:rPr>
          <w:t xml:space="preserve"> EEG data between -50ms and digit onset because data within this time frame </w:t>
        </w:r>
      </w:ins>
      <w:ins w:author="Houwelin2" w:date="2022-10-18T15:36:00Z" w:id="343">
        <w:r w:rsidR="00B10243">
          <w:rPr>
            <w:rFonts w:ascii="Times New Roman" w:hAnsi="Times New Roman" w:cs="Times New Roman"/>
            <w:sz w:val="24"/>
            <w:szCs w:val="24"/>
            <w:lang w:val="en-GB"/>
          </w:rPr>
          <w:t xml:space="preserve">is possibly contaminated by </w:t>
        </w:r>
      </w:ins>
      <w:ins w:author="Houwelin2" w:date="2022-10-18T15:37:00Z" w:id="344">
        <w:r w:rsidR="00B10243">
          <w:rPr>
            <w:rFonts w:ascii="Times New Roman" w:hAnsi="Times New Roman" w:cs="Times New Roman"/>
            <w:sz w:val="24"/>
            <w:szCs w:val="24"/>
            <w:lang w:val="en-GB"/>
          </w:rPr>
          <w:t>digit-evoked activity</w:t>
        </w:r>
        <w:r w:rsidR="00024782">
          <w:rPr>
            <w:rFonts w:ascii="Times New Roman" w:hAnsi="Times New Roman" w:cs="Times New Roman"/>
            <w:sz w:val="24"/>
            <w:szCs w:val="24"/>
            <w:lang w:val="en-GB"/>
          </w:rPr>
          <w:t xml:space="preserve">. </w:t>
        </w:r>
      </w:ins>
      <w:commentRangeStart w:id="345"/>
      <w:ins w:author="Houwelin2" w:date="2022-10-18T15:45:00Z" w:id="346">
        <w:r w:rsidR="00024782">
          <w:rPr>
            <w:rFonts w:ascii="Times New Roman" w:hAnsi="Times New Roman" w:cs="Times New Roman"/>
            <w:sz w:val="24"/>
            <w:szCs w:val="24"/>
            <w:lang w:val="en-GB"/>
          </w:rPr>
          <w:t xml:space="preserve">Specifically, </w:t>
        </w:r>
      </w:ins>
      <w:ins w:author="Houwelin2" w:date="2022-10-18T15:42:00Z" w:id="347">
        <w:r w:rsidR="00113F81">
          <w:rPr>
            <w:rFonts w:ascii="Times New Roman" w:hAnsi="Times New Roman" w:cs="Times New Roman"/>
            <w:sz w:val="24"/>
            <w:szCs w:val="24"/>
            <w:lang w:val="en-GB"/>
          </w:rPr>
          <w:t>some TF points within this time bin would fall with</w:t>
        </w:r>
      </w:ins>
      <w:ins w:author="Houwelin2" w:date="2022-10-18T15:43:00Z" w:id="348">
        <w:r w:rsidR="00113F81">
          <w:rPr>
            <w:rFonts w:ascii="Times New Roman" w:hAnsi="Times New Roman" w:cs="Times New Roman"/>
            <w:sz w:val="24"/>
            <w:szCs w:val="24"/>
            <w:lang w:val="en-GB"/>
          </w:rPr>
          <w:t xml:space="preserve">in the boundaries of a hypothetical </w:t>
        </w:r>
      </w:ins>
      <w:ins w:author="Houwelin2" w:date="2022-10-18T15:44:00Z" w:id="349">
        <w:r w:rsidR="00113F81">
          <w:rPr>
            <w:rFonts w:ascii="Times New Roman" w:hAnsi="Times New Roman" w:cs="Times New Roman"/>
            <w:sz w:val="24"/>
            <w:szCs w:val="24"/>
            <w:lang w:val="en-GB"/>
          </w:rPr>
          <w:t>C</w:t>
        </w:r>
      </w:ins>
      <w:ins w:author="Houwelin2" w:date="2022-10-18T15:43:00Z" w:id="350">
        <w:r w:rsidR="00113F81">
          <w:rPr>
            <w:rFonts w:ascii="Times New Roman" w:hAnsi="Times New Roman" w:cs="Times New Roman"/>
            <w:sz w:val="24"/>
            <w:szCs w:val="24"/>
            <w:lang w:val="en-GB"/>
          </w:rPr>
          <w:t xml:space="preserve">one of </w:t>
        </w:r>
      </w:ins>
      <w:ins w:author="Houwelin2" w:date="2022-10-18T15:44:00Z" w:id="351">
        <w:r w:rsidR="00113F81">
          <w:rPr>
            <w:rFonts w:ascii="Times New Roman" w:hAnsi="Times New Roman" w:cs="Times New Roman"/>
            <w:sz w:val="24"/>
            <w:szCs w:val="24"/>
            <w:lang w:val="en-GB"/>
          </w:rPr>
          <w:t>Influence</w:t>
        </w:r>
      </w:ins>
      <w:ins w:author="Houwelin2" w:date="2022-10-18T15:50:00Z" w:id="352">
        <w:r w:rsidR="00024782">
          <w:rPr>
            <w:rFonts w:ascii="Times New Roman" w:hAnsi="Times New Roman" w:cs="Times New Roman"/>
            <w:sz w:val="24"/>
            <w:szCs w:val="24"/>
            <w:lang w:val="en-GB"/>
          </w:rPr>
          <w:t xml:space="preserve"> </w:t>
        </w:r>
      </w:ins>
      <w:ins w:author="Houwelin2" w:date="2022-10-18T15:53:00Z" w:id="353">
        <w:r w:rsidR="00280A25">
          <w:rPr>
            <w:rFonts w:ascii="Times New Roman" w:hAnsi="Times New Roman" w:cs="Times New Roman"/>
            <w:sz w:val="24"/>
            <w:szCs w:val="24"/>
            <w:lang w:val="en-GB"/>
          </w:rPr>
          <w:t>(</w:t>
        </w:r>
        <w:r w:rsidRPr="00113F81" w:rsidR="00280A25">
          <w:rPr>
            <w:rFonts w:ascii="Times New Roman" w:hAnsi="Times New Roman" w:cs="Times New Roman"/>
            <w:sz w:val="24"/>
            <w:szCs w:val="24"/>
            <w:lang w:val="en-GB"/>
          </w:rPr>
          <w:t>the region where the wavelet power spectra are distorted</w:t>
        </w:r>
        <w:r w:rsidR="00280A25">
          <w:rPr>
            <w:rFonts w:ascii="Times New Roman" w:hAnsi="Times New Roman" w:cs="Times New Roman"/>
            <w:sz w:val="24"/>
            <w:szCs w:val="24"/>
            <w:lang w:val="en-GB"/>
          </w:rPr>
          <w:t xml:space="preserve"> </w:t>
        </w:r>
        <w:r w:rsidRPr="00113F81" w:rsidR="00280A25">
          <w:rPr>
            <w:rFonts w:ascii="Times New Roman" w:hAnsi="Times New Roman" w:cs="Times New Roman"/>
            <w:sz w:val="24"/>
            <w:szCs w:val="24"/>
            <w:lang w:val="en-GB"/>
          </w:rPr>
          <w:t xml:space="preserve">because of the influence of </w:t>
        </w:r>
      </w:ins>
      <w:ins w:author="Houwelin2" w:date="2022-10-18T15:54:00Z" w:id="354">
        <w:r w:rsidR="00280A25">
          <w:rPr>
            <w:rFonts w:ascii="Times New Roman" w:hAnsi="Times New Roman" w:cs="Times New Roman"/>
            <w:sz w:val="24"/>
            <w:szCs w:val="24"/>
            <w:lang w:val="en-GB"/>
          </w:rPr>
          <w:t>data</w:t>
        </w:r>
      </w:ins>
      <w:ins w:author="Houwelin2" w:date="2022-10-18T15:53:00Z" w:id="355">
        <w:r w:rsidRPr="00113F81" w:rsidR="00280A25">
          <w:rPr>
            <w:rFonts w:ascii="Times New Roman" w:hAnsi="Times New Roman" w:cs="Times New Roman"/>
            <w:sz w:val="24"/>
            <w:szCs w:val="24"/>
            <w:lang w:val="en-GB"/>
          </w:rPr>
          <w:t xml:space="preserve"> points</w:t>
        </w:r>
      </w:ins>
      <w:ins w:author="Houwelin2" w:date="2022-10-18T15:54:00Z" w:id="356">
        <w:r w:rsidR="00280A25">
          <w:rPr>
            <w:rFonts w:ascii="Times New Roman" w:hAnsi="Times New Roman" w:cs="Times New Roman"/>
            <w:sz w:val="24"/>
            <w:szCs w:val="24"/>
            <w:lang w:val="en-GB"/>
          </w:rPr>
          <w:t xml:space="preserve"> outside of </w:t>
        </w:r>
        <w:r w:rsidR="00280A25">
          <w:rPr>
            <w:rFonts w:ascii="Times New Roman" w:hAnsi="Times New Roman" w:cs="Times New Roman"/>
            <w:sz w:val="24"/>
            <w:szCs w:val="24"/>
            <w:lang w:val="en-GB"/>
          </w:rPr>
          <w:lastRenderedPageBreak/>
          <w:t>the analysis window</w:t>
        </w:r>
      </w:ins>
      <w:ins w:author="Houwelin2" w:date="2022-10-18T15:53:00Z" w:id="357">
        <w:r w:rsidR="00280A25">
          <w:rPr>
            <w:rFonts w:ascii="Times New Roman" w:hAnsi="Times New Roman" w:cs="Times New Roman"/>
            <w:sz w:val="24"/>
            <w:szCs w:val="24"/>
            <w:lang w:val="en-GB"/>
          </w:rPr>
          <w:t xml:space="preserve">) </w:t>
        </w:r>
      </w:ins>
      <w:ins w:author="Houwelin2" w:date="2022-10-18T15:50:00Z" w:id="358">
        <w:r w:rsidR="00024782">
          <w:rPr>
            <w:rFonts w:ascii="Times New Roman" w:hAnsi="Times New Roman" w:cs="Times New Roman"/>
            <w:sz w:val="24"/>
            <w:szCs w:val="24"/>
            <w:lang w:val="en-GB"/>
          </w:rPr>
          <w:t xml:space="preserve">resulting from the application of the wavelet analysis shifted at </w:t>
        </w:r>
      </w:ins>
      <w:ins w:author="Houwelin2" w:date="2022-10-18T15:51:00Z" w:id="359">
        <w:r w:rsidR="00024782">
          <w:rPr>
            <w:rFonts w:ascii="Times New Roman" w:hAnsi="Times New Roman" w:cs="Times New Roman"/>
            <w:sz w:val="24"/>
            <w:szCs w:val="24"/>
            <w:lang w:val="en-GB"/>
          </w:rPr>
          <w:t>earlier</w:t>
        </w:r>
      </w:ins>
      <w:ins w:author="Houwelin2" w:date="2022-10-18T15:52:00Z" w:id="360">
        <w:r w:rsidR="00024782">
          <w:rPr>
            <w:rFonts w:ascii="Times New Roman" w:hAnsi="Times New Roman" w:cs="Times New Roman"/>
            <w:sz w:val="24"/>
            <w:szCs w:val="24"/>
            <w:lang w:val="en-GB"/>
          </w:rPr>
          <w:t xml:space="preserve"> points in time such that the right edge of the analysis windows is set at digit onset.</w:t>
        </w:r>
      </w:ins>
      <w:ins w:author="Houwelin2" w:date="2022-10-18T15:54:00Z" w:id="361">
        <w:commentRangeEnd w:id="345"/>
        <w:r w:rsidR="00AC1538">
          <w:rPr>
            <w:rStyle w:val="CommentReference"/>
          </w:rPr>
          <w:commentReference w:id="345"/>
        </w:r>
      </w:ins>
    </w:p>
    <w:p w:rsidRPr="00C67286" w:rsidR="00062ED5" w:rsidP="00D96C72" w:rsidRDefault="00062ED5" w14:paraId="377181B5" w14:textId="46345032">
      <w:pPr>
        <w:spacing w:after="120" w:line="480" w:lineRule="auto"/>
        <w:ind w:right="4"/>
        <w:jc w:val="both"/>
        <w:rPr>
          <w:rFonts w:ascii="Times New Roman" w:hAnsi="Times New Roman" w:cs="Times New Roman"/>
          <w:sz w:val="24"/>
          <w:szCs w:val="24"/>
        </w:rPr>
      </w:pPr>
      <w:r w:rsidRPr="00D74E9A">
        <w:rPr>
          <w:rFonts w:ascii="Times New Roman" w:hAnsi="Times New Roman" w:cs="Times New Roman"/>
          <w:sz w:val="24"/>
          <w:szCs w:val="24"/>
          <w:lang w:val="en-GB"/>
        </w:rPr>
        <w:t>We also notice that</w:t>
      </w:r>
      <w:del w:author="Houwelin2" w:date="2022-09-04T14:58:00Z" w:id="362">
        <w:r w:rsidRPr="00D74E9A" w:rsidDel="003069F1">
          <w:rPr>
            <w:rFonts w:ascii="Times New Roman" w:hAnsi="Times New Roman" w:cs="Times New Roman"/>
            <w:sz w:val="24"/>
            <w:szCs w:val="24"/>
            <w:lang w:val="en-GB"/>
          </w:rPr>
          <w:delText>,</w:delText>
        </w:r>
      </w:del>
      <w:r w:rsidRPr="00D74E9A">
        <w:rPr>
          <w:rFonts w:ascii="Times New Roman" w:hAnsi="Times New Roman" w:cs="Times New Roman"/>
          <w:sz w:val="24"/>
          <w:szCs w:val="24"/>
          <w:lang w:val="en-GB"/>
        </w:rPr>
        <w:t xml:space="preserve"> </w:t>
      </w:r>
      <w:del w:author="Houwelin2" w:date="2022-09-04T14:58:00Z" w:id="363">
        <w:r w:rsidRPr="00D74E9A" w:rsidDel="00687278">
          <w:rPr>
            <w:rFonts w:ascii="Times New Roman" w:hAnsi="Times New Roman" w:cs="Times New Roman"/>
            <w:sz w:val="24"/>
            <w:szCs w:val="24"/>
            <w:lang w:val="en-GB"/>
          </w:rPr>
          <w:delText xml:space="preserve">compared to clear speech, SiN is characterised by increased α power in the post-target period too, starting around 200ms. Further, </w:delText>
        </w:r>
      </w:del>
      <w:r w:rsidRPr="00D74E9A">
        <w:rPr>
          <w:rFonts w:ascii="Times New Roman" w:hAnsi="Times New Roman" w:cs="Times New Roman"/>
          <w:sz w:val="24"/>
          <w:szCs w:val="24"/>
          <w:lang w:val="en-GB"/>
        </w:rPr>
        <w:t xml:space="preserve">correct and high clarity </w:t>
      </w:r>
      <w:proofErr w:type="spellStart"/>
      <w:r w:rsidRPr="00D74E9A">
        <w:rPr>
          <w:rFonts w:ascii="Times New Roman" w:hAnsi="Times New Roman" w:cs="Times New Roman"/>
          <w:sz w:val="24"/>
          <w:szCs w:val="24"/>
          <w:lang w:val="en-GB"/>
        </w:rPr>
        <w:t>SiN</w:t>
      </w:r>
      <w:proofErr w:type="spellEnd"/>
      <w:r w:rsidRPr="00D74E9A">
        <w:rPr>
          <w:rFonts w:ascii="Times New Roman" w:hAnsi="Times New Roman" w:cs="Times New Roman"/>
          <w:sz w:val="24"/>
          <w:szCs w:val="24"/>
          <w:lang w:val="en-GB"/>
        </w:rPr>
        <w:t xml:space="preserve"> trials show increased α event-related desynchronization </w:t>
      </w:r>
      <w:r w:rsidRPr="00D74E9A" w:rsidR="00A10B56">
        <w:rPr>
          <w:rFonts w:ascii="Times New Roman" w:hAnsi="Times New Roman" w:cs="Times New Roman"/>
          <w:sz w:val="24"/>
          <w:szCs w:val="24"/>
          <w:lang w:val="en-GB"/>
        </w:rPr>
        <w:t>from about 400ms</w:t>
      </w:r>
      <w:ins w:author="Houwelin2" w:date="2022-09-04T14:58:00Z" w:id="364">
        <w:r w:rsidR="003069F1">
          <w:rPr>
            <w:rFonts w:ascii="Times New Roman" w:hAnsi="Times New Roman" w:cs="Times New Roman"/>
            <w:sz w:val="24"/>
            <w:szCs w:val="24"/>
            <w:lang w:val="en-GB"/>
          </w:rPr>
          <w:t xml:space="preserve"> (in the post-target period)</w:t>
        </w:r>
      </w:ins>
      <w:r w:rsidRPr="00D74E9A" w:rsidR="00A10B56">
        <w:rPr>
          <w:rFonts w:ascii="Times New Roman" w:hAnsi="Times New Roman" w:cs="Times New Roman"/>
          <w:sz w:val="24"/>
          <w:szCs w:val="24"/>
          <w:lang w:val="en-GB"/>
        </w:rPr>
        <w:t xml:space="preserve"> compared to incorrect and low clarity trials, respective</w:t>
      </w:r>
      <w:ins w:author="Houwelin2" w:date="2022-09-04T14:59:00Z" w:id="365">
        <w:r w:rsidR="003069F1">
          <w:rPr>
            <w:rFonts w:ascii="Times New Roman" w:hAnsi="Times New Roman" w:cs="Times New Roman"/>
            <w:sz w:val="24"/>
            <w:szCs w:val="24"/>
            <w:lang w:val="en-GB"/>
          </w:rPr>
          <w:t>ly</w:t>
        </w:r>
      </w:ins>
      <w:r w:rsidRPr="00D74E9A" w:rsidR="00A10B56">
        <w:rPr>
          <w:rFonts w:ascii="Times New Roman" w:hAnsi="Times New Roman" w:cs="Times New Roman"/>
          <w:sz w:val="24"/>
          <w:szCs w:val="24"/>
          <w:lang w:val="en-GB"/>
        </w:rPr>
        <w:t xml:space="preserve">. </w:t>
      </w:r>
      <w:r w:rsidRPr="00D74E9A" w:rsidR="00751602">
        <w:rPr>
          <w:rFonts w:ascii="Times New Roman" w:hAnsi="Times New Roman" w:cs="Times New Roman"/>
          <w:sz w:val="24"/>
          <w:szCs w:val="24"/>
          <w:lang w:val="en-GB"/>
        </w:rPr>
        <w:t>However, discussion of event-related activity goes beyond the scope of this paper.</w:t>
      </w:r>
      <w:r w:rsidRPr="00D74E9A">
        <w:rPr>
          <w:rFonts w:ascii="Times New Roman" w:hAnsi="Times New Roman" w:cs="Times New Roman"/>
          <w:sz w:val="24"/>
          <w:szCs w:val="24"/>
          <w:lang w:val="en-GB"/>
        </w:rPr>
        <w:t xml:space="preserve"> </w:t>
      </w:r>
      <w:commentRangeEnd w:id="310"/>
      <w:r w:rsidR="00B01C8B">
        <w:rPr>
          <w:rStyle w:val="CommentReference"/>
        </w:rPr>
        <w:commentReference w:id="310"/>
      </w:r>
      <w:ins w:author="Houwelin2" w:date="2022-09-04T15:04:00Z" w:id="366">
        <w:r w:rsidR="004A66DB">
          <w:rPr>
            <w:rFonts w:ascii="Times New Roman" w:hAnsi="Times New Roman" w:cs="Times New Roman"/>
            <w:sz w:val="24"/>
            <w:szCs w:val="24"/>
          </w:rPr>
          <w:t>Further, p</w:t>
        </w:r>
      </w:ins>
      <w:proofErr w:type="spellStart"/>
      <w:ins w:author="Houwelin2" w:date="2022-09-04T14:59:00Z" w:id="367">
        <w:r w:rsidR="0010797B">
          <w:rPr>
            <w:rFonts w:ascii="Times New Roman" w:hAnsi="Times New Roman" w:cs="Times New Roman"/>
            <w:sz w:val="24"/>
            <w:szCs w:val="24"/>
            <w:lang w:val="en-GB"/>
          </w:rPr>
          <w:t>reliminary</w:t>
        </w:r>
        <w:proofErr w:type="spellEnd"/>
        <w:r w:rsidR="0010797B">
          <w:rPr>
            <w:rFonts w:ascii="Times New Roman" w:hAnsi="Times New Roman" w:cs="Times New Roman"/>
            <w:sz w:val="24"/>
            <w:szCs w:val="24"/>
            <w:lang w:val="en-GB"/>
          </w:rPr>
          <w:t xml:space="preserve"> analyses indicated that the strongest differences </w:t>
        </w:r>
      </w:ins>
      <w:ins w:author="Houwelin2" w:date="2022-09-04T15:00:00Z" w:id="368">
        <w:r w:rsidR="004A66DB">
          <w:rPr>
            <w:rFonts w:ascii="Times New Roman" w:hAnsi="Times New Roman" w:cs="Times New Roman"/>
            <w:sz w:val="24"/>
            <w:szCs w:val="24"/>
            <w:lang w:val="en-GB"/>
          </w:rPr>
          <w:t xml:space="preserve">in subject means of channel-wise </w:t>
        </w:r>
      </w:ins>
      <w:commentRangeEnd w:id="311"/>
      <w:r w:rsidR="008D1918">
        <w:rPr>
          <w:rStyle w:val="CommentReference"/>
        </w:rPr>
        <w:commentReference w:id="311"/>
      </w:r>
      <w:ins w:author="Houwelin2" w:date="2022-09-04T15:00:00Z" w:id="369">
        <w:r w:rsidR="004A66DB">
          <w:rPr>
            <w:rFonts w:ascii="Times New Roman" w:hAnsi="Times New Roman" w:cs="Times New Roman"/>
            <w:sz w:val="24"/>
            <w:szCs w:val="24"/>
            <w:lang w:val="en-GB"/>
          </w:rPr>
          <w:t>α power</w:t>
        </w:r>
      </w:ins>
      <w:ins w:author="Houwelin2" w:date="2022-09-04T15:01:00Z" w:id="370">
        <w:r w:rsidR="004A66DB">
          <w:rPr>
            <w:rFonts w:ascii="Times New Roman" w:hAnsi="Times New Roman" w:cs="Times New Roman"/>
            <w:sz w:val="24"/>
            <w:szCs w:val="24"/>
            <w:lang w:val="en-GB"/>
          </w:rPr>
          <w:t xml:space="preserve"> (pairwise </w:t>
        </w:r>
        <w:r w:rsidR="004A66DB">
          <w:rPr>
            <w:rFonts w:ascii="Times New Roman" w:hAnsi="Times New Roman" w:cs="Times New Roman"/>
            <w:i/>
            <w:sz w:val="24"/>
            <w:szCs w:val="24"/>
            <w:lang w:val="en-GB"/>
          </w:rPr>
          <w:t>t-</w:t>
        </w:r>
        <w:r w:rsidR="004A66DB">
          <w:rPr>
            <w:rFonts w:ascii="Times New Roman" w:hAnsi="Times New Roman" w:cs="Times New Roman"/>
            <w:sz w:val="24"/>
            <w:szCs w:val="24"/>
            <w:lang w:val="en-GB"/>
          </w:rPr>
          <w:t>test)</w:t>
        </w:r>
      </w:ins>
      <w:ins w:author="Houwelin2" w:date="2022-09-04T15:00:00Z" w:id="371">
        <w:r w:rsidR="004A66DB">
          <w:rPr>
            <w:rFonts w:ascii="Times New Roman" w:hAnsi="Times New Roman" w:cs="Times New Roman"/>
            <w:sz w:val="24"/>
            <w:szCs w:val="24"/>
            <w:lang w:val="en-GB"/>
          </w:rPr>
          <w:t xml:space="preserve"> were localised </w:t>
        </w:r>
      </w:ins>
      <w:ins w:author="Houwelin2" w:date="2022-09-04T15:01:00Z" w:id="372">
        <w:r w:rsidR="004A66DB">
          <w:rPr>
            <w:rFonts w:ascii="Times New Roman" w:hAnsi="Times New Roman" w:cs="Times New Roman"/>
            <w:sz w:val="24"/>
            <w:szCs w:val="24"/>
            <w:lang w:val="en-GB"/>
          </w:rPr>
          <w:t>to left temporal electrodes between -150 and -50ms</w:t>
        </w:r>
      </w:ins>
      <w:ins w:author="Houwelin2" w:date="2022-09-04T15:02:00Z" w:id="373">
        <w:r w:rsidR="004A66DB">
          <w:rPr>
            <w:rFonts w:ascii="Times New Roman" w:hAnsi="Times New Roman" w:cs="Times New Roman"/>
            <w:sz w:val="24"/>
            <w:szCs w:val="24"/>
            <w:lang w:val="en-GB"/>
          </w:rPr>
          <w:t xml:space="preserve"> (Fig.2)</w:t>
        </w:r>
      </w:ins>
      <w:ins w:author="Houwelin2" w:date="2022-09-04T15:01:00Z" w:id="374">
        <w:r w:rsidR="004A66DB">
          <w:rPr>
            <w:rFonts w:ascii="Times New Roman" w:hAnsi="Times New Roman" w:cs="Times New Roman"/>
            <w:sz w:val="24"/>
            <w:szCs w:val="24"/>
            <w:lang w:val="en-GB"/>
          </w:rPr>
          <w:t>.</w:t>
        </w:r>
      </w:ins>
      <w:ins w:author="Houwelin2" w:date="2022-09-04T17:32:00Z" w:id="375">
        <w:r w:rsidR="00DC3F5E">
          <w:rPr>
            <w:rFonts w:ascii="Times New Roman" w:hAnsi="Times New Roman" w:cs="Times New Roman"/>
            <w:sz w:val="24"/>
            <w:szCs w:val="24"/>
            <w:lang w:val="en-GB"/>
          </w:rPr>
          <w:t xml:space="preserve"> Therefore, although we could not replicate the</w:t>
        </w:r>
      </w:ins>
      <w:ins w:author="Houwelin2" w:date="2022-09-04T17:33:00Z" w:id="376">
        <w:r w:rsidR="00DC3F5E">
          <w:rPr>
            <w:rFonts w:ascii="Times New Roman" w:hAnsi="Times New Roman" w:cs="Times New Roman"/>
            <w:sz w:val="24"/>
            <w:szCs w:val="24"/>
            <w:lang w:val="en-GB"/>
          </w:rPr>
          <w:t xml:space="preserve"> association between</w:t>
        </w:r>
      </w:ins>
      <w:ins w:author="Houwelin2" w:date="2022-09-04T17:32:00Z" w:id="377">
        <w:r w:rsidR="00DC3F5E">
          <w:rPr>
            <w:rFonts w:ascii="Times New Roman" w:hAnsi="Times New Roman" w:cs="Times New Roman"/>
            <w:sz w:val="24"/>
            <w:szCs w:val="24"/>
            <w:lang w:val="en-GB"/>
          </w:rPr>
          <w:t xml:space="preserve"> </w:t>
        </w:r>
      </w:ins>
      <w:ins w:author="Houwelin2" w:date="2022-09-04T17:33:00Z" w:id="378">
        <w:r w:rsidR="00DC3F5E">
          <w:rPr>
            <w:rFonts w:ascii="Times New Roman" w:hAnsi="Times New Roman" w:cs="Times New Roman"/>
            <w:sz w:val="24"/>
            <w:szCs w:val="24"/>
            <w:lang w:val="en-GB"/>
          </w:rPr>
          <w:t xml:space="preserve">α power and SRT at </w:t>
        </w:r>
        <w:proofErr w:type="spellStart"/>
        <w:r w:rsidR="00DC3F5E">
          <w:rPr>
            <w:rFonts w:ascii="Times New Roman" w:hAnsi="Times New Roman" w:cs="Times New Roman"/>
            <w:sz w:val="24"/>
            <w:szCs w:val="24"/>
            <w:lang w:val="en-GB"/>
          </w:rPr>
          <w:t>Pz</w:t>
        </w:r>
        <w:proofErr w:type="spellEnd"/>
        <w:r w:rsidR="00DC3F5E">
          <w:rPr>
            <w:rFonts w:ascii="Times New Roman" w:hAnsi="Times New Roman" w:cs="Times New Roman"/>
            <w:sz w:val="24"/>
            <w:szCs w:val="24"/>
            <w:lang w:val="en-GB"/>
          </w:rPr>
          <w:t xml:space="preserve"> </w:t>
        </w:r>
      </w:ins>
      <w:ins w:author="Houwelin2" w:date="2022-09-04T17:32:00Z" w:id="379">
        <w:r w:rsidR="00DC3F5E">
          <w:rPr>
            <w:rFonts w:ascii="Times New Roman" w:hAnsi="Times New Roman" w:cs="Times New Roman"/>
            <w:sz w:val="24"/>
            <w:szCs w:val="24"/>
            <w:lang w:val="en-GB"/>
          </w:rPr>
          <w:t xml:space="preserve">observed by </w:t>
        </w:r>
        <w:proofErr w:type="spellStart"/>
        <w:r w:rsidR="00DC3F5E">
          <w:rPr>
            <w:rFonts w:ascii="Times New Roman" w:hAnsi="Times New Roman" w:cs="Times New Roman"/>
            <w:sz w:val="24"/>
            <w:szCs w:val="24"/>
            <w:lang w:val="en-GB"/>
          </w:rPr>
          <w:t>Alhanbali</w:t>
        </w:r>
        <w:proofErr w:type="spellEnd"/>
        <w:r w:rsidR="00DC3F5E">
          <w:rPr>
            <w:rFonts w:ascii="Times New Roman" w:hAnsi="Times New Roman" w:cs="Times New Roman"/>
            <w:sz w:val="24"/>
            <w:szCs w:val="24"/>
            <w:lang w:val="en-GB"/>
          </w:rPr>
          <w:t xml:space="preserve"> and colleagues (2021), </w:t>
        </w:r>
      </w:ins>
      <w:ins w:author="Houwelin2" w:date="2022-09-04T17:34:00Z" w:id="380">
        <w:r w:rsidR="002C1B3C">
          <w:rPr>
            <w:rFonts w:ascii="Times New Roman" w:hAnsi="Times New Roman" w:cs="Times New Roman"/>
            <w:sz w:val="24"/>
            <w:szCs w:val="24"/>
            <w:lang w:val="en-GB"/>
          </w:rPr>
          <w:t>we observe a significant association between left temporal α power and proportion of correct responses.</w:t>
        </w:r>
      </w:ins>
      <w:ins w:author="Houwelin2" w:date="2022-09-04T15:01:00Z" w:id="381">
        <w:r w:rsidR="004A66DB">
          <w:rPr>
            <w:rFonts w:ascii="Times New Roman" w:hAnsi="Times New Roman" w:cs="Times New Roman"/>
            <w:sz w:val="24"/>
            <w:szCs w:val="24"/>
            <w:lang w:val="en-GB"/>
          </w:rPr>
          <w:t xml:space="preserve"> </w:t>
        </w:r>
      </w:ins>
      <w:ins w:author="Houwelin2" w:date="2022-09-04T15:02:00Z" w:id="382">
        <w:r w:rsidR="004A66DB">
          <w:rPr>
            <w:rFonts w:ascii="Times New Roman" w:hAnsi="Times New Roman" w:cs="Times New Roman"/>
            <w:sz w:val="24"/>
            <w:szCs w:val="24"/>
            <w:lang w:val="en-GB"/>
          </w:rPr>
          <w:t>Subsequent analyses were aimed at</w:t>
        </w:r>
      </w:ins>
      <w:ins w:author="Houwelin2" w:date="2022-09-04T15:03:00Z" w:id="383">
        <w:r w:rsidR="004A66DB">
          <w:rPr>
            <w:rFonts w:ascii="Times New Roman" w:hAnsi="Times New Roman" w:cs="Times New Roman"/>
            <w:sz w:val="24"/>
            <w:szCs w:val="24"/>
            <w:lang w:val="en-GB"/>
          </w:rPr>
          <w:t xml:space="preserve"> characterising the relation</w:t>
        </w:r>
      </w:ins>
      <w:ins w:author="Houwelin2" w:date="2022-09-04T15:05:00Z" w:id="384">
        <w:r w:rsidR="00C63F63">
          <w:rPr>
            <w:rFonts w:ascii="Times New Roman" w:hAnsi="Times New Roman" w:cs="Times New Roman"/>
            <w:sz w:val="24"/>
            <w:szCs w:val="24"/>
            <w:lang w:val="en-GB"/>
          </w:rPr>
          <w:t xml:space="preserve"> between</w:t>
        </w:r>
      </w:ins>
      <w:ins w:author="Houwelin2" w:date="2022-09-04T15:06:00Z" w:id="385">
        <w:r w:rsidR="00C63F63">
          <w:rPr>
            <w:rFonts w:ascii="Times New Roman" w:hAnsi="Times New Roman" w:cs="Times New Roman"/>
            <w:sz w:val="24"/>
            <w:szCs w:val="24"/>
            <w:lang w:val="en-GB"/>
          </w:rPr>
          <w:t xml:space="preserve"> source-reconstructed</w:t>
        </w:r>
      </w:ins>
      <w:ins w:author="Houwelin2" w:date="2022-09-04T15:05:00Z" w:id="386">
        <w:r w:rsidR="00C63F63">
          <w:rPr>
            <w:rFonts w:ascii="Times New Roman" w:hAnsi="Times New Roman" w:cs="Times New Roman"/>
            <w:sz w:val="24"/>
            <w:szCs w:val="24"/>
            <w:lang w:val="en-GB"/>
          </w:rPr>
          <w:t xml:space="preserve"> α activity and </w:t>
        </w:r>
        <w:proofErr w:type="spellStart"/>
        <w:r w:rsidR="00C63F63">
          <w:rPr>
            <w:rFonts w:ascii="Times New Roman" w:hAnsi="Times New Roman" w:cs="Times New Roman"/>
            <w:sz w:val="24"/>
            <w:szCs w:val="24"/>
            <w:lang w:val="en-GB"/>
          </w:rPr>
          <w:t>SiN</w:t>
        </w:r>
        <w:proofErr w:type="spellEnd"/>
        <w:r w:rsidR="00C63F63">
          <w:rPr>
            <w:rFonts w:ascii="Times New Roman" w:hAnsi="Times New Roman" w:cs="Times New Roman"/>
            <w:sz w:val="24"/>
            <w:szCs w:val="24"/>
            <w:lang w:val="en-GB"/>
          </w:rPr>
          <w:t xml:space="preserve"> comprehension, and</w:t>
        </w:r>
      </w:ins>
      <w:ins w:author="Houwelin2" w:date="2022-09-04T15:06:00Z" w:id="387">
        <w:r w:rsidR="00151846">
          <w:rPr>
            <w:rFonts w:ascii="Times New Roman" w:hAnsi="Times New Roman" w:cs="Times New Roman"/>
            <w:sz w:val="24"/>
            <w:szCs w:val="24"/>
            <w:lang w:val="en-GB"/>
          </w:rPr>
          <w:t xml:space="preserve"> the effect that SNR has on this relation.</w:t>
        </w:r>
      </w:ins>
    </w:p>
    <w:p w:rsidR="00992EDD" w:rsidRDefault="00992EDD" w14:paraId="6748AD34" w14:textId="431CA634">
      <w:pPr>
        <w:rPr>
          <w:ins w:author="Houwelin2" w:date="2022-10-18T14:39:00Z" w:id="388"/>
          <w:rFonts w:ascii="Times New Roman" w:hAnsi="Times New Roman" w:cs="Times New Roman"/>
          <w:sz w:val="24"/>
          <w:szCs w:val="24"/>
          <w:lang w:val="en-GB"/>
        </w:rPr>
      </w:pPr>
      <w:ins w:author="Houwelin2" w:date="2022-10-18T14:39:00Z" w:id="389">
        <w:r>
          <w:rPr>
            <w:rFonts w:ascii="Times New Roman" w:hAnsi="Times New Roman" w:cs="Times New Roman"/>
            <w:sz w:val="24"/>
            <w:szCs w:val="24"/>
            <w:lang w:val="en-GB"/>
          </w:rPr>
          <w:br w:type="page"/>
        </w:r>
      </w:ins>
    </w:p>
    <w:p w:rsidRPr="00D74E9A" w:rsidR="008D350B" w:rsidDel="00992EDD" w:rsidP="00D74E9A" w:rsidRDefault="008D350B" w14:paraId="3D20E551" w14:textId="77777777">
      <w:pPr>
        <w:spacing w:after="120" w:line="480" w:lineRule="auto"/>
        <w:ind w:right="4"/>
        <w:jc w:val="both"/>
        <w:rPr>
          <w:del w:author="Houwelin2" w:date="2022-10-18T14:39:00Z" w:id="390"/>
          <w:rFonts w:ascii="Times New Roman" w:hAnsi="Times New Roman" w:cs="Times New Roman"/>
          <w:sz w:val="24"/>
          <w:szCs w:val="24"/>
          <w:lang w:val="en-GB"/>
        </w:rPr>
      </w:pPr>
    </w:p>
    <w:p w:rsidRPr="00D74E9A" w:rsidR="00186FF2" w:rsidP="00D96C72" w:rsidRDefault="00BD61BB" w14:paraId="651B5E58" w14:textId="5422B84B">
      <w:pPr>
        <w:spacing w:after="120" w:line="480" w:lineRule="auto"/>
        <w:ind w:right="4"/>
        <w:jc w:val="center"/>
        <w:rPr>
          <w:rFonts w:ascii="Times New Roman" w:hAnsi="Times New Roman" w:cs="Times New Roman"/>
          <w:sz w:val="24"/>
          <w:szCs w:val="24"/>
          <w:lang w:val="en-GB"/>
        </w:rPr>
      </w:pPr>
      <w:del w:author="Houwelin2" w:date="2022-08-30T17:27:00Z" w:id="391">
        <w:r w:rsidRPr="00D74E9A" w:rsidDel="00186FF2">
          <w:rPr>
            <w:rFonts w:ascii="Times New Roman" w:hAnsi="Times New Roman" w:cs="Times New Roman"/>
            <w:noProof/>
            <w:sz w:val="24"/>
            <w:szCs w:val="24"/>
          </w:rPr>
          <w:drawing>
            <wp:inline distT="0" distB="0" distL="0" distR="0" wp14:anchorId="6AB41651" wp14:editId="377C8AC6">
              <wp:extent cx="5942933" cy="4133850"/>
              <wp:effectExtent l="0" t="0" r="0" b="0"/>
              <wp:docPr id="7" name="Picture 7" descr="C:\Users\Houwelin2\Desktop\digitRec_results\EGI\figures\finalArrangement\equalTitleSize\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ouwelin2\Desktop\digitRec_results\EGI\figures\finalArrangement\equalTitleSize\Fig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706"/>
                      <a:stretch/>
                    </pic:blipFill>
                    <pic:spPr bwMode="auto">
                      <a:xfrm>
                        <a:off x="0" y="0"/>
                        <a:ext cx="5943600" cy="4134314"/>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392"/>
      <w:r w:rsidR="00255532">
        <w:rPr>
          <w:rStyle w:val="CommentReference"/>
        </w:rPr>
        <w:commentReference w:id="392"/>
      </w:r>
      <w:ins w:author="Houwelin2" w:date="2022-10-18T18:04:00Z" w:id="393">
        <w:r w:rsidRPr="00B66CD8" w:rsidR="00B66CD8">
          <w:rPr>
            <w:rStyle w:val="Normal"/>
            <w:rFonts w:ascii="Times New Roman" w:hAnsi="Times New Roman" w:eastAsia="Times New Roman" w:cs="Times New Roman"/>
            <w:snapToGrid w:val="0"/>
            <w:color w:val="000000"/>
            <w:w w:val="0"/>
            <w:sz w:val="0"/>
            <w:szCs w:val="0"/>
            <w:u w:color="000000"/>
            <w:bdr w:val="none" w:color="000000" w:sz="0" w:space="0"/>
            <w:shd w:val="clear" w:color="000000" w:fill="000000"/>
            <w:lang w:val="x-none" w:eastAsia="x-none" w:bidi="x-none"/>
          </w:rPr>
          <w:t xml:space="preserve"> </w:t>
        </w:r>
        <w:r w:rsidRPr="00B66CD8" w:rsidR="00B66CD8">
          <w:rPr>
            <w:rFonts w:ascii="Times New Roman" w:hAnsi="Times New Roman" w:cs="Times New Roman"/>
            <w:noProof/>
            <w:sz w:val="24"/>
            <w:szCs w:val="24"/>
          </w:rPr>
          <w:lastRenderedPageBreak/>
          <w:drawing>
            <wp:inline distT="0" distB="0" distL="0" distR="0" wp14:anchorId="4FC7A84C" wp14:editId="610D75DF">
              <wp:extent cx="5943600" cy="8592969"/>
              <wp:effectExtent l="0" t="0" r="0" b="0"/>
              <wp:docPr id="11" name="Picture 11" descr="C:\Users\Houwelin2\Desktop\digitRec_results\EGI\figures\figuresManuscript\Fig3B_topos\TF&amp;topos_pngForm_new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uwelin2\Desktop\digitRec_results\EGI\figures\figuresManuscript\Fig3B_topos\TF&amp;topos_pngForm_newNew.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8592969"/>
                      </a:xfrm>
                      <a:prstGeom prst="rect">
                        <a:avLst/>
                      </a:prstGeom>
                      <a:noFill/>
                      <a:ln>
                        <a:noFill/>
                      </a:ln>
                    </pic:spPr>
                  </pic:pic>
                </a:graphicData>
              </a:graphic>
            </wp:inline>
          </w:drawing>
        </w:r>
      </w:ins>
    </w:p>
    <w:p w:rsidR="008D350B" w:rsidP="00D74E9A" w:rsidRDefault="00BB46AA" w14:paraId="5B2293A8" w14:textId="5635D89C">
      <w:pPr>
        <w:spacing w:after="120" w:line="480" w:lineRule="auto"/>
        <w:ind w:right="4"/>
        <w:jc w:val="center"/>
        <w:rPr>
          <w:ins w:author="Houwelin2" w:date="2022-10-18T13:38:00Z" w:id="394"/>
          <w:rFonts w:ascii="Times New Roman" w:hAnsi="Times New Roman" w:cs="Times New Roman"/>
          <w:sz w:val="24"/>
          <w:szCs w:val="24"/>
          <w:lang w:val="en-GB"/>
        </w:rPr>
      </w:pPr>
      <w:r w:rsidRPr="00D74E9A">
        <w:rPr>
          <w:rFonts w:ascii="Times New Roman" w:hAnsi="Times New Roman" w:cs="Times New Roman"/>
          <w:b/>
          <w:sz w:val="24"/>
          <w:szCs w:val="24"/>
          <w:lang w:val="en-GB"/>
        </w:rPr>
        <w:lastRenderedPageBreak/>
        <w:t xml:space="preserve">Figure </w:t>
      </w:r>
      <w:r w:rsidRPr="00D74E9A" w:rsidR="00C75DD0">
        <w:rPr>
          <w:rFonts w:ascii="Times New Roman" w:hAnsi="Times New Roman" w:cs="Times New Roman"/>
          <w:b/>
          <w:sz w:val="24"/>
          <w:szCs w:val="24"/>
          <w:lang w:val="en-GB"/>
        </w:rPr>
        <w:t>2</w:t>
      </w:r>
      <w:r w:rsidRPr="00D74E9A" w:rsidR="008D350B">
        <w:rPr>
          <w:rFonts w:ascii="Times New Roman" w:hAnsi="Times New Roman" w:cs="Times New Roman"/>
          <w:b/>
          <w:sz w:val="24"/>
          <w:szCs w:val="24"/>
          <w:lang w:val="en-GB"/>
        </w:rPr>
        <w:t>.</w:t>
      </w:r>
      <w:r w:rsidRPr="00D74E9A" w:rsidR="008D350B">
        <w:rPr>
          <w:rFonts w:ascii="Times New Roman" w:hAnsi="Times New Roman" w:cs="Times New Roman"/>
          <w:sz w:val="24"/>
          <w:szCs w:val="24"/>
          <w:lang w:val="en-GB"/>
        </w:rPr>
        <w:t xml:space="preserve"> </w:t>
      </w:r>
      <w:ins w:author="Houwelin2" w:date="2022-08-30T17:29:00Z" w:id="395">
        <w:r w:rsidR="00C7310E">
          <w:rPr>
            <w:rFonts w:ascii="Times New Roman" w:hAnsi="Times New Roman" w:cs="Times New Roman"/>
            <w:sz w:val="24"/>
            <w:szCs w:val="24"/>
            <w:lang w:val="en-GB"/>
          </w:rPr>
          <w:t>Spectrograms show the</w:t>
        </w:r>
        <w:r w:rsidR="00186FF2">
          <w:rPr>
            <w:rFonts w:ascii="Times New Roman" w:hAnsi="Times New Roman" w:cs="Times New Roman"/>
            <w:sz w:val="24"/>
            <w:szCs w:val="24"/>
            <w:lang w:val="en-GB"/>
          </w:rPr>
          <w:t xml:space="preserve"> </w:t>
        </w:r>
      </w:ins>
      <w:del w:author="Houwelin2" w:date="2022-08-30T17:29:00Z" w:id="396">
        <w:r w:rsidRPr="00D74E9A" w:rsidDel="00186FF2" w:rsidR="008D350B">
          <w:rPr>
            <w:rFonts w:ascii="Times New Roman" w:hAnsi="Times New Roman" w:cs="Times New Roman"/>
            <w:sz w:val="24"/>
            <w:szCs w:val="24"/>
            <w:lang w:val="en-GB"/>
          </w:rPr>
          <w:delText>D</w:delText>
        </w:r>
      </w:del>
      <w:ins w:author="Houwelin2" w:date="2022-08-30T17:29:00Z" w:id="397">
        <w:r w:rsidR="00186FF2">
          <w:rPr>
            <w:rFonts w:ascii="Times New Roman" w:hAnsi="Times New Roman" w:cs="Times New Roman"/>
            <w:sz w:val="24"/>
            <w:szCs w:val="24"/>
            <w:lang w:val="en-GB"/>
          </w:rPr>
          <w:t>d</w:t>
        </w:r>
      </w:ins>
      <w:r w:rsidRPr="00D74E9A" w:rsidR="008D350B">
        <w:rPr>
          <w:rFonts w:ascii="Times New Roman" w:hAnsi="Times New Roman" w:cs="Times New Roman"/>
          <w:sz w:val="24"/>
          <w:szCs w:val="24"/>
          <w:lang w:val="en-GB"/>
        </w:rPr>
        <w:t>ifference in power, averaged over participants and sensors, between</w:t>
      </w:r>
      <w:r w:rsidRPr="00D74E9A">
        <w:rPr>
          <w:rFonts w:ascii="Times New Roman" w:hAnsi="Times New Roman" w:cs="Times New Roman"/>
          <w:sz w:val="24"/>
          <w:szCs w:val="24"/>
          <w:lang w:val="en-GB"/>
        </w:rPr>
        <w:t xml:space="preserve"> trial types.</w:t>
      </w:r>
      <w:r w:rsidRPr="00D74E9A" w:rsidR="00B20E43">
        <w:rPr>
          <w:rFonts w:ascii="Times New Roman" w:hAnsi="Times New Roman" w:cs="Times New Roman"/>
          <w:sz w:val="24"/>
          <w:szCs w:val="24"/>
          <w:lang w:val="en-GB"/>
        </w:rPr>
        <w:t xml:space="preserve"> The black </w:t>
      </w:r>
      <w:ins w:author="Houwelin2" w:date="2022-08-30T17:29:00Z" w:id="398">
        <w:r w:rsidR="00186FF2">
          <w:rPr>
            <w:rFonts w:ascii="Times New Roman" w:hAnsi="Times New Roman" w:cs="Times New Roman"/>
            <w:sz w:val="24"/>
            <w:szCs w:val="24"/>
            <w:lang w:val="en-GB"/>
          </w:rPr>
          <w:t xml:space="preserve">solid </w:t>
        </w:r>
      </w:ins>
      <w:r w:rsidRPr="00D74E9A" w:rsidR="00B20E43">
        <w:rPr>
          <w:rFonts w:ascii="Times New Roman" w:hAnsi="Times New Roman" w:cs="Times New Roman"/>
          <w:sz w:val="24"/>
          <w:szCs w:val="24"/>
          <w:lang w:val="en-GB"/>
        </w:rPr>
        <w:t>rectangle represents the time-frequency region of interest over which subsequent analyses were carried.</w:t>
      </w:r>
      <w:ins w:author="Houwelin2" w:date="2022-08-30T17:29:00Z" w:id="399">
        <w:r w:rsidR="00186FF2">
          <w:rPr>
            <w:rFonts w:ascii="Times New Roman" w:hAnsi="Times New Roman" w:cs="Times New Roman"/>
            <w:sz w:val="24"/>
            <w:szCs w:val="24"/>
            <w:lang w:val="en-GB"/>
          </w:rPr>
          <w:t xml:space="preserve"> </w:t>
        </w:r>
      </w:ins>
      <w:ins w:author="Houwelin2" w:date="2022-08-30T17:30:00Z" w:id="400">
        <w:r w:rsidR="00C7310E">
          <w:rPr>
            <w:rFonts w:ascii="Times New Roman" w:hAnsi="Times New Roman" w:cs="Times New Roman"/>
            <w:sz w:val="24"/>
            <w:szCs w:val="24"/>
            <w:lang w:val="en-GB"/>
          </w:rPr>
          <w:t>Topographic maps show the</w:t>
        </w:r>
        <w:r w:rsidR="00186FF2">
          <w:rPr>
            <w:rFonts w:ascii="Times New Roman" w:hAnsi="Times New Roman" w:cs="Times New Roman"/>
            <w:sz w:val="24"/>
            <w:szCs w:val="24"/>
            <w:lang w:val="en-GB"/>
          </w:rPr>
          <w:t xml:space="preserve"> difference in </w:t>
        </w:r>
      </w:ins>
      <w:ins w:author="Houwelin2" w:date="2022-08-30T17:31:00Z" w:id="401">
        <w:r w:rsidR="00186FF2">
          <w:rPr>
            <w:rFonts w:ascii="Times New Roman" w:hAnsi="Times New Roman" w:cs="Times New Roman"/>
            <w:sz w:val="24"/>
            <w:szCs w:val="24"/>
            <w:lang w:val="en-GB"/>
          </w:rPr>
          <w:t xml:space="preserve">α </w:t>
        </w:r>
      </w:ins>
      <w:ins w:author="Houwelin2" w:date="2022-08-30T17:30:00Z" w:id="402">
        <w:r w:rsidR="00186FF2">
          <w:rPr>
            <w:rFonts w:ascii="Times New Roman" w:hAnsi="Times New Roman" w:cs="Times New Roman"/>
            <w:sz w:val="24"/>
            <w:szCs w:val="24"/>
            <w:lang w:val="en-GB"/>
          </w:rPr>
          <w:t>power</w:t>
        </w:r>
      </w:ins>
      <w:ins w:author="Houwelin2" w:date="2022-08-30T17:31:00Z" w:id="403">
        <w:r w:rsidR="00186FF2">
          <w:rPr>
            <w:rFonts w:ascii="Times New Roman" w:hAnsi="Times New Roman" w:cs="Times New Roman"/>
            <w:sz w:val="24"/>
            <w:szCs w:val="24"/>
            <w:lang w:val="en-GB"/>
          </w:rPr>
          <w:t xml:space="preserve"> (8.5-12Hz)</w:t>
        </w:r>
      </w:ins>
      <w:ins w:author="Houwelin2" w:date="2022-08-30T17:30:00Z" w:id="404">
        <w:r w:rsidR="00186FF2">
          <w:rPr>
            <w:rFonts w:ascii="Times New Roman" w:hAnsi="Times New Roman" w:cs="Times New Roman"/>
            <w:sz w:val="24"/>
            <w:szCs w:val="24"/>
            <w:lang w:val="en-GB"/>
          </w:rPr>
          <w:t>, averaged over</w:t>
        </w:r>
      </w:ins>
      <w:ins w:author="Houwelin2" w:date="2022-08-30T17:31:00Z" w:id="405">
        <w:r w:rsidR="00186FF2">
          <w:rPr>
            <w:rFonts w:ascii="Times New Roman" w:hAnsi="Times New Roman" w:cs="Times New Roman"/>
            <w:sz w:val="24"/>
            <w:szCs w:val="24"/>
            <w:lang w:val="en-GB"/>
          </w:rPr>
          <w:t xml:space="preserve"> participants and 50ms time bins (</w:t>
        </w:r>
      </w:ins>
      <w:ins w:author="Houwelin2" w:date="2022-08-30T17:32:00Z" w:id="406">
        <w:r w:rsidR="00186FF2">
          <w:rPr>
            <w:rFonts w:ascii="Times New Roman" w:hAnsi="Times New Roman" w:cs="Times New Roman"/>
            <w:sz w:val="24"/>
            <w:szCs w:val="24"/>
            <w:lang w:val="en-GB"/>
          </w:rPr>
          <w:t>dashed grey lines in spectrograms</w:t>
        </w:r>
      </w:ins>
      <w:ins w:author="Houwelin2" w:date="2022-08-30T17:31:00Z" w:id="407">
        <w:r w:rsidR="00186FF2">
          <w:rPr>
            <w:rFonts w:ascii="Times New Roman" w:hAnsi="Times New Roman" w:cs="Times New Roman"/>
            <w:sz w:val="24"/>
            <w:szCs w:val="24"/>
            <w:lang w:val="en-GB"/>
          </w:rPr>
          <w:t>)</w:t>
        </w:r>
      </w:ins>
      <w:ins w:author="Houwelin2" w:date="2022-09-04T14:53:00Z" w:id="408">
        <w:r w:rsidR="00C7310E">
          <w:rPr>
            <w:rFonts w:ascii="Times New Roman" w:hAnsi="Times New Roman" w:cs="Times New Roman"/>
            <w:sz w:val="24"/>
            <w:szCs w:val="24"/>
            <w:lang w:val="en-GB"/>
          </w:rPr>
          <w:t xml:space="preserve"> and the p-values associated with the pairwise t-test comparing subject means</w:t>
        </w:r>
      </w:ins>
      <w:ins w:author="Houwelin2" w:date="2022-08-30T17:31:00Z" w:id="409">
        <w:r w:rsidR="00186FF2">
          <w:rPr>
            <w:rFonts w:ascii="Times New Roman" w:hAnsi="Times New Roman" w:cs="Times New Roman"/>
            <w:sz w:val="24"/>
            <w:szCs w:val="24"/>
            <w:lang w:val="en-GB"/>
          </w:rPr>
          <w:t>.</w:t>
        </w:r>
      </w:ins>
      <w:r w:rsidRPr="00D74E9A">
        <w:rPr>
          <w:rFonts w:ascii="Times New Roman" w:hAnsi="Times New Roman" w:cs="Times New Roman"/>
          <w:sz w:val="24"/>
          <w:szCs w:val="24"/>
          <w:lang w:val="en-GB"/>
        </w:rPr>
        <w:t xml:space="preserve"> </w:t>
      </w:r>
      <w:r w:rsidRPr="00D74E9A">
        <w:rPr>
          <w:rFonts w:ascii="Times New Roman" w:hAnsi="Times New Roman" w:cs="Times New Roman"/>
          <w:b/>
          <w:sz w:val="24"/>
          <w:szCs w:val="24"/>
          <w:lang w:val="en-GB"/>
        </w:rPr>
        <w:t>A.</w:t>
      </w:r>
      <w:r w:rsidRPr="00D74E9A" w:rsidR="008D350B">
        <w:rPr>
          <w:rFonts w:ascii="Times New Roman" w:hAnsi="Times New Roman" w:cs="Times New Roman"/>
          <w:sz w:val="24"/>
          <w:szCs w:val="24"/>
          <w:lang w:val="en-GB"/>
        </w:rPr>
        <w:t xml:space="preserve"> </w:t>
      </w:r>
      <w:del w:author="Houwelin2" w:date="2022-09-04T14:51:00Z" w:id="410">
        <w:r w:rsidRPr="00D74E9A" w:rsidDel="008E22AA" w:rsidR="008D350B">
          <w:rPr>
            <w:rFonts w:ascii="Times New Roman" w:hAnsi="Times New Roman" w:cs="Times New Roman"/>
            <w:sz w:val="24"/>
            <w:szCs w:val="24"/>
            <w:lang w:val="en-GB"/>
          </w:rPr>
          <w:delText xml:space="preserve">Speech-in-Noise (SiN) </w:delText>
        </w:r>
        <w:r w:rsidRPr="00D74E9A" w:rsidDel="008E22AA" w:rsidR="006D3345">
          <w:rPr>
            <w:rFonts w:ascii="Times New Roman" w:hAnsi="Times New Roman" w:cs="Times New Roman"/>
            <w:sz w:val="24"/>
            <w:szCs w:val="24"/>
            <w:lang w:val="en-GB"/>
          </w:rPr>
          <w:delText>-</w:delText>
        </w:r>
        <w:r w:rsidRPr="00D74E9A" w:rsidDel="008E22AA" w:rsidR="008D350B">
          <w:rPr>
            <w:rFonts w:ascii="Times New Roman" w:hAnsi="Times New Roman" w:cs="Times New Roman"/>
            <w:sz w:val="24"/>
            <w:szCs w:val="24"/>
            <w:lang w:val="en-GB"/>
          </w:rPr>
          <w:delText xml:space="preserve"> clear speech</w:delText>
        </w:r>
        <w:r w:rsidRPr="00D74E9A" w:rsidDel="008E22AA" w:rsidR="0056410F">
          <w:rPr>
            <w:rFonts w:ascii="Times New Roman" w:hAnsi="Times New Roman" w:cs="Times New Roman"/>
            <w:sz w:val="24"/>
            <w:szCs w:val="24"/>
            <w:lang w:val="en-GB"/>
          </w:rPr>
          <w:delText xml:space="preserve"> (CS)</w:delText>
        </w:r>
        <w:r w:rsidRPr="00D74E9A" w:rsidDel="008E22AA" w:rsidR="008D350B">
          <w:rPr>
            <w:rFonts w:ascii="Times New Roman" w:hAnsi="Times New Roman" w:cs="Times New Roman"/>
            <w:sz w:val="24"/>
            <w:szCs w:val="24"/>
            <w:lang w:val="en-GB"/>
          </w:rPr>
          <w:delText xml:space="preserve">. </w:delText>
        </w:r>
        <w:r w:rsidRPr="00D74E9A" w:rsidDel="008E22AA" w:rsidR="006D3345">
          <w:rPr>
            <w:rFonts w:ascii="Times New Roman" w:hAnsi="Times New Roman" w:cs="Times New Roman"/>
            <w:b/>
            <w:sz w:val="24"/>
            <w:szCs w:val="24"/>
            <w:lang w:val="en-GB"/>
          </w:rPr>
          <w:delText>B.</w:delText>
        </w:r>
        <w:r w:rsidRPr="00D74E9A" w:rsidDel="008E22AA" w:rsidR="006D3345">
          <w:rPr>
            <w:rFonts w:ascii="Times New Roman" w:hAnsi="Times New Roman" w:cs="Times New Roman"/>
            <w:sz w:val="24"/>
            <w:szCs w:val="24"/>
            <w:lang w:val="en-GB"/>
          </w:rPr>
          <w:delText xml:space="preserve"> </w:delText>
        </w:r>
      </w:del>
      <w:proofErr w:type="spellStart"/>
      <w:r w:rsidRPr="00D74E9A" w:rsidR="006D3345">
        <w:rPr>
          <w:rFonts w:ascii="Times New Roman" w:hAnsi="Times New Roman" w:cs="Times New Roman"/>
          <w:sz w:val="24"/>
          <w:szCs w:val="24"/>
          <w:lang w:val="en-GB"/>
        </w:rPr>
        <w:t>SiN</w:t>
      </w:r>
      <w:proofErr w:type="spellEnd"/>
      <w:r w:rsidRPr="00D74E9A" w:rsidR="006D3345">
        <w:rPr>
          <w:rFonts w:ascii="Times New Roman" w:hAnsi="Times New Roman" w:cs="Times New Roman"/>
          <w:sz w:val="24"/>
          <w:szCs w:val="24"/>
          <w:lang w:val="en-GB"/>
        </w:rPr>
        <w:t xml:space="preserve"> correct – </w:t>
      </w:r>
      <w:proofErr w:type="spellStart"/>
      <w:r w:rsidRPr="00D74E9A" w:rsidR="006D3345">
        <w:rPr>
          <w:rFonts w:ascii="Times New Roman" w:hAnsi="Times New Roman" w:cs="Times New Roman"/>
          <w:sz w:val="24"/>
          <w:szCs w:val="24"/>
          <w:lang w:val="en-GB"/>
        </w:rPr>
        <w:t>SiN</w:t>
      </w:r>
      <w:proofErr w:type="spellEnd"/>
      <w:r w:rsidRPr="00D74E9A" w:rsidR="006D3345">
        <w:rPr>
          <w:rFonts w:ascii="Times New Roman" w:hAnsi="Times New Roman" w:cs="Times New Roman"/>
          <w:sz w:val="24"/>
          <w:szCs w:val="24"/>
          <w:lang w:val="en-GB"/>
        </w:rPr>
        <w:t xml:space="preserve"> incorrect. </w:t>
      </w:r>
      <w:del w:author="Houwelin2" w:date="2022-09-04T14:51:00Z" w:id="411">
        <w:r w:rsidRPr="00D74E9A" w:rsidDel="008E22AA" w:rsidR="006D3345">
          <w:rPr>
            <w:rFonts w:ascii="Times New Roman" w:hAnsi="Times New Roman" w:cs="Times New Roman"/>
            <w:b/>
            <w:sz w:val="24"/>
            <w:szCs w:val="24"/>
            <w:lang w:val="en-GB"/>
          </w:rPr>
          <w:delText>C</w:delText>
        </w:r>
      </w:del>
      <w:ins w:author="Houwelin2" w:date="2022-09-04T14:51:00Z" w:id="412">
        <w:r w:rsidR="008E22AA">
          <w:rPr>
            <w:rFonts w:ascii="Times New Roman" w:hAnsi="Times New Roman" w:cs="Times New Roman"/>
            <w:b/>
            <w:sz w:val="24"/>
            <w:szCs w:val="24"/>
            <w:lang w:val="en-GB"/>
          </w:rPr>
          <w:t>B</w:t>
        </w:r>
      </w:ins>
      <w:r w:rsidRPr="00D74E9A" w:rsidR="006D3345">
        <w:rPr>
          <w:rFonts w:ascii="Times New Roman" w:hAnsi="Times New Roman" w:cs="Times New Roman"/>
          <w:b/>
          <w:sz w:val="24"/>
          <w:szCs w:val="24"/>
          <w:lang w:val="en-GB"/>
        </w:rPr>
        <w:t>.</w:t>
      </w:r>
      <w:r w:rsidRPr="00D74E9A" w:rsidR="006D3345">
        <w:rPr>
          <w:rFonts w:ascii="Times New Roman" w:hAnsi="Times New Roman" w:cs="Times New Roman"/>
          <w:sz w:val="24"/>
          <w:szCs w:val="24"/>
          <w:lang w:val="en-GB"/>
        </w:rPr>
        <w:t xml:space="preserve"> High clarity </w:t>
      </w:r>
      <w:proofErr w:type="spellStart"/>
      <w:r w:rsidRPr="00D74E9A" w:rsidR="006D3345">
        <w:rPr>
          <w:rFonts w:ascii="Times New Roman" w:hAnsi="Times New Roman" w:cs="Times New Roman"/>
          <w:sz w:val="24"/>
          <w:szCs w:val="24"/>
          <w:lang w:val="en-GB"/>
        </w:rPr>
        <w:t>SiN</w:t>
      </w:r>
      <w:proofErr w:type="spellEnd"/>
      <w:r w:rsidRPr="00D74E9A" w:rsidR="006D3345">
        <w:rPr>
          <w:rFonts w:ascii="Times New Roman" w:hAnsi="Times New Roman" w:cs="Times New Roman"/>
          <w:sz w:val="24"/>
          <w:szCs w:val="24"/>
          <w:lang w:val="en-GB"/>
        </w:rPr>
        <w:t xml:space="preserve"> – low clarity </w:t>
      </w:r>
      <w:proofErr w:type="spellStart"/>
      <w:r w:rsidRPr="00D74E9A" w:rsidR="006D3345">
        <w:rPr>
          <w:rFonts w:ascii="Times New Roman" w:hAnsi="Times New Roman" w:cs="Times New Roman"/>
          <w:sz w:val="24"/>
          <w:szCs w:val="24"/>
          <w:lang w:val="en-GB"/>
        </w:rPr>
        <w:t>SiN</w:t>
      </w:r>
      <w:proofErr w:type="spellEnd"/>
      <w:r w:rsidRPr="00D74E9A" w:rsidR="006D3345">
        <w:rPr>
          <w:rFonts w:ascii="Times New Roman" w:hAnsi="Times New Roman" w:cs="Times New Roman"/>
          <w:sz w:val="24"/>
          <w:szCs w:val="24"/>
          <w:lang w:val="en-GB"/>
        </w:rPr>
        <w:t>.</w:t>
      </w:r>
    </w:p>
    <w:p w:rsidR="00480562" w:rsidP="00D74E9A" w:rsidRDefault="00480562" w14:paraId="6AC3BF52" w14:textId="77777777">
      <w:pPr>
        <w:spacing w:after="120" w:line="480" w:lineRule="auto"/>
        <w:ind w:right="4"/>
        <w:jc w:val="center"/>
        <w:rPr>
          <w:ins w:author="Houwelin2" w:date="2022-09-04T14:50:00Z" w:id="413"/>
          <w:rFonts w:ascii="Times New Roman" w:hAnsi="Times New Roman" w:cs="Times New Roman"/>
          <w:sz w:val="24"/>
          <w:szCs w:val="24"/>
          <w:lang w:val="en-GB"/>
        </w:rPr>
      </w:pPr>
    </w:p>
    <w:p w:rsidRPr="00D74E9A" w:rsidR="005F384F" w:rsidDel="005F384F" w:rsidP="005F384F" w:rsidRDefault="005F384F" w14:paraId="5F75A757" w14:textId="70769991">
      <w:pPr>
        <w:spacing w:after="120" w:line="480" w:lineRule="auto"/>
        <w:ind w:right="4"/>
        <w:jc w:val="center"/>
        <w:rPr>
          <w:del w:author="Houwelin2" w:date="2022-09-04T16:43:00Z" w:id="414"/>
          <w:rFonts w:ascii="Times New Roman" w:hAnsi="Times New Roman" w:cs="Times New Roman"/>
          <w:color w:val="C00000"/>
          <w:sz w:val="24"/>
          <w:szCs w:val="24"/>
          <w:lang w:val="en-GB"/>
        </w:rPr>
      </w:pPr>
    </w:p>
    <w:p w:rsidRPr="00D74E9A" w:rsidR="008D350B" w:rsidP="00D74E9A" w:rsidRDefault="008D350B" w14:paraId="588779B5"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
          <w:bCs/>
          <w:sz w:val="24"/>
          <w:szCs w:val="24"/>
          <w:u w:val="single"/>
          <w:lang w:val="en-GB"/>
        </w:rPr>
        <w:t xml:space="preserve">Association between pre-target EEG power and </w:t>
      </w:r>
      <w:proofErr w:type="spellStart"/>
      <w:r w:rsidRPr="00D74E9A">
        <w:rPr>
          <w:rFonts w:ascii="Times New Roman" w:hAnsi="Times New Roman" w:cs="Times New Roman"/>
          <w:b/>
          <w:bCs/>
          <w:sz w:val="24"/>
          <w:szCs w:val="24"/>
          <w:u w:val="single"/>
          <w:lang w:val="en-GB"/>
        </w:rPr>
        <w:t>DiN</w:t>
      </w:r>
      <w:proofErr w:type="spellEnd"/>
      <w:r w:rsidRPr="00D74E9A">
        <w:rPr>
          <w:rFonts w:ascii="Times New Roman" w:hAnsi="Times New Roman" w:cs="Times New Roman"/>
          <w:b/>
          <w:bCs/>
          <w:sz w:val="24"/>
          <w:szCs w:val="24"/>
          <w:u w:val="single"/>
          <w:lang w:val="en-GB"/>
        </w:rPr>
        <w:t xml:space="preserve"> recognition accuracy and subjective clarity.</w:t>
      </w:r>
      <w:r w:rsidRPr="00D74E9A">
        <w:rPr>
          <w:rFonts w:ascii="Times New Roman" w:hAnsi="Times New Roman" w:cs="Times New Roman"/>
          <w:b/>
          <w:bCs/>
          <w:sz w:val="24"/>
          <w:szCs w:val="24"/>
          <w:lang w:val="en-GB"/>
        </w:rPr>
        <w:t xml:space="preserve"> </w:t>
      </w:r>
      <w:r w:rsidRPr="00D74E9A">
        <w:rPr>
          <w:rFonts w:ascii="Times New Roman" w:hAnsi="Times New Roman" w:cs="Times New Roman"/>
          <w:sz w:val="24"/>
          <w:szCs w:val="24"/>
        </w:rPr>
        <w:t>I</w:t>
      </w:r>
      <w:proofErr w:type="spellStart"/>
      <w:r w:rsidRPr="00D74E9A">
        <w:rPr>
          <w:rFonts w:ascii="Times New Roman" w:hAnsi="Times New Roman" w:cs="Times New Roman"/>
          <w:sz w:val="24"/>
          <w:szCs w:val="24"/>
          <w:lang w:val="en-GB"/>
        </w:rPr>
        <w:t>n</w:t>
      </w:r>
      <w:proofErr w:type="spellEnd"/>
      <w:r w:rsidRPr="00D74E9A">
        <w:rPr>
          <w:rFonts w:ascii="Times New Roman" w:hAnsi="Times New Roman" w:cs="Times New Roman"/>
          <w:sz w:val="24"/>
          <w:szCs w:val="24"/>
          <w:lang w:val="en-GB"/>
        </w:rPr>
        <w:t xml:space="preserve"> order to test whether fluctuations in pre-target α power predict variability in comprehension or perceived clarity of </w:t>
      </w:r>
      <w:proofErr w:type="spellStart"/>
      <w:r w:rsidRPr="00D74E9A">
        <w:rPr>
          <w:rFonts w:ascii="Times New Roman" w:hAnsi="Times New Roman" w:cs="Times New Roman"/>
          <w:sz w:val="24"/>
          <w:szCs w:val="24"/>
          <w:lang w:val="en-GB"/>
        </w:rPr>
        <w:t>DiN</w:t>
      </w:r>
      <w:proofErr w:type="spellEnd"/>
      <w:r w:rsidRPr="00D74E9A">
        <w:rPr>
          <w:rFonts w:ascii="Times New Roman" w:hAnsi="Times New Roman" w:cs="Times New Roman"/>
          <w:sz w:val="24"/>
          <w:szCs w:val="24"/>
          <w:lang w:val="en-GB"/>
        </w:rPr>
        <w:t xml:space="preserve"> – and whether they do so differently depending on the SNR of the stimuli – whilst accounting for variability in the outcome associated with different participants and digits (see behavioural results), we conducted a univariate regression analysis at each cortical parcel and time bin, separately for comprehension and clarity.</w:t>
      </w:r>
    </w:p>
    <w:p w:rsidR="009E1467" w:rsidP="00D74E9A" w:rsidRDefault="008D350B" w14:paraId="2AF12862" w14:textId="7EF1D65A">
      <w:pPr>
        <w:spacing w:after="120" w:line="480" w:lineRule="auto"/>
        <w:ind w:right="4"/>
        <w:jc w:val="both"/>
        <w:rPr>
          <w:ins w:author="Houwelin2" w:date="2022-10-18T14:42:00Z" w:id="415"/>
          <w:rFonts w:ascii="Times New Roman" w:hAnsi="Times New Roman" w:cs="Times New Roman"/>
          <w:sz w:val="24"/>
          <w:szCs w:val="24"/>
          <w:lang w:val="en-GB"/>
        </w:rPr>
      </w:pPr>
      <w:r w:rsidRPr="00D74E9A">
        <w:rPr>
          <w:rFonts w:ascii="Times New Roman" w:hAnsi="Times New Roman" w:cs="Times New Roman"/>
          <w:sz w:val="24"/>
          <w:szCs w:val="24"/>
          <w:lang w:val="en-GB"/>
        </w:rPr>
        <w:t xml:space="preserve">Specifically, the effect of comprehension was assessed using the following mixed-effect logistic regression model: </w:t>
      </w:r>
      <w:r w:rsidRPr="00D74E9A">
        <w:rPr>
          <w:rFonts w:ascii="Times New Roman" w:hAnsi="Times New Roman" w:cs="Times New Roman"/>
          <w:i/>
          <w:iCs/>
          <w:sz w:val="24"/>
          <w:szCs w:val="24"/>
          <w:lang w:val="en-GB"/>
        </w:rPr>
        <w:t xml:space="preserve">comprehension ~ </w:t>
      </w:r>
      <w:r w:rsidRPr="00D74E9A">
        <w:rPr>
          <w:rFonts w:ascii="Times New Roman" w:hAnsi="Times New Roman" w:cs="Times New Roman"/>
          <w:i/>
          <w:sz w:val="24"/>
          <w:szCs w:val="24"/>
          <w:lang w:val="en-GB"/>
        </w:rPr>
        <w:t xml:space="preserve">α </w:t>
      </w:r>
      <w:r w:rsidRPr="00D74E9A">
        <w:rPr>
          <w:rFonts w:ascii="Times New Roman" w:hAnsi="Times New Roman" w:cs="Times New Roman"/>
          <w:i/>
          <w:iCs/>
          <w:sz w:val="24"/>
          <w:szCs w:val="24"/>
          <w:lang w:val="en-GB"/>
        </w:rPr>
        <w:t>power * SNR + (1|subject:digit)</w:t>
      </w:r>
      <w:r w:rsidRPr="00D74E9A">
        <w:rPr>
          <w:rFonts w:ascii="Times New Roman" w:hAnsi="Times New Roman" w:cs="Times New Roman"/>
          <w:sz w:val="24"/>
          <w:szCs w:val="24"/>
          <w:lang w:val="en-GB"/>
        </w:rPr>
        <w:t xml:space="preserve">, where </w:t>
      </w:r>
      <w:r w:rsidRPr="00D74E9A">
        <w:rPr>
          <w:rFonts w:ascii="Times New Roman" w:hAnsi="Times New Roman" w:cs="Times New Roman"/>
          <w:i/>
          <w:sz w:val="24"/>
          <w:szCs w:val="24"/>
          <w:lang w:val="en-GB"/>
        </w:rPr>
        <w:t>comprehension</w:t>
      </w:r>
      <w:r w:rsidRPr="00D74E9A">
        <w:rPr>
          <w:rFonts w:ascii="Times New Roman" w:hAnsi="Times New Roman" w:cs="Times New Roman"/>
          <w:sz w:val="24"/>
          <w:szCs w:val="24"/>
          <w:lang w:val="en-GB"/>
        </w:rPr>
        <w:t xml:space="preserve"> is dichotomous variable representing the behavioural outcome (correct vs incorrect), </w:t>
      </w:r>
      <w:ins w:author="Houwelin2" w:date="2022-10-18T14:42:00Z" w:id="416">
        <w:r w:rsidRPr="00D74E9A" w:rsidR="009E1467">
          <w:rPr>
            <w:rFonts w:ascii="Times New Roman" w:hAnsi="Times New Roman" w:cs="Times New Roman"/>
            <w:i/>
            <w:sz w:val="24"/>
            <w:szCs w:val="24"/>
            <w:lang w:val="en-GB"/>
          </w:rPr>
          <w:t>α power</w:t>
        </w:r>
        <w:r w:rsidRPr="00D74E9A" w:rsidR="009E1467">
          <w:rPr>
            <w:rFonts w:ascii="Times New Roman" w:hAnsi="Times New Roman" w:cs="Times New Roman"/>
            <w:sz w:val="24"/>
            <w:szCs w:val="24"/>
            <w:lang w:val="en-GB"/>
          </w:rPr>
          <w:t xml:space="preserve"> is a continuous variable representing pre-target α power at one </w:t>
        </w:r>
      </w:ins>
      <w:ins w:author="Houwelin2" w:date="2022-10-18T14:43:00Z" w:id="417">
        <w:r w:rsidR="009E1467">
          <w:rPr>
            <w:rFonts w:ascii="Times New Roman" w:hAnsi="Times New Roman" w:cs="Times New Roman"/>
            <w:sz w:val="24"/>
            <w:szCs w:val="24"/>
            <w:lang w:val="en-GB"/>
          </w:rPr>
          <w:t>parcel</w:t>
        </w:r>
      </w:ins>
      <w:ins w:author="Houwelin2" w:date="2022-10-18T14:42:00Z" w:id="418">
        <w:r w:rsidRPr="00D74E9A" w:rsidR="009E1467">
          <w:rPr>
            <w:rFonts w:ascii="Times New Roman" w:hAnsi="Times New Roman" w:cs="Times New Roman"/>
            <w:sz w:val="24"/>
            <w:szCs w:val="24"/>
            <w:lang w:val="en-GB"/>
          </w:rPr>
          <w:t xml:space="preserve"> and time bin (50ms each, from -300 to </w:t>
        </w:r>
        <w:r w:rsidR="009E1467">
          <w:rPr>
            <w:rFonts w:ascii="Times New Roman" w:hAnsi="Times New Roman" w:cs="Times New Roman"/>
            <w:sz w:val="24"/>
            <w:szCs w:val="24"/>
            <w:lang w:val="en-GB"/>
          </w:rPr>
          <w:t>-50</w:t>
        </w:r>
        <w:r w:rsidRPr="00D74E9A" w:rsidR="009E1467">
          <w:rPr>
            <w:rFonts w:ascii="Times New Roman" w:hAnsi="Times New Roman" w:cs="Times New Roman"/>
            <w:sz w:val="24"/>
            <w:szCs w:val="24"/>
            <w:lang w:val="en-GB"/>
          </w:rPr>
          <w:t xml:space="preserve">ms) standardised within participants over trials to mean = 0 and SD = 1, </w:t>
        </w:r>
        <w:r w:rsidRPr="00D74E9A" w:rsidR="009E1467">
          <w:rPr>
            <w:rFonts w:ascii="Times New Roman" w:hAnsi="Times New Roman" w:cs="Times New Roman"/>
            <w:i/>
            <w:sz w:val="24"/>
            <w:szCs w:val="24"/>
            <w:lang w:val="en-GB"/>
          </w:rPr>
          <w:t xml:space="preserve">SNR </w:t>
        </w:r>
        <w:r w:rsidRPr="00D74E9A" w:rsidR="009E1467">
          <w:rPr>
            <w:rFonts w:ascii="Times New Roman" w:hAnsi="Times New Roman" w:cs="Times New Roman"/>
            <w:sz w:val="24"/>
            <w:szCs w:val="24"/>
            <w:lang w:val="en-GB"/>
          </w:rPr>
          <w:t xml:space="preserve">is a 3-level mean-centred ordinal variable describing change from digit SRT50, and </w:t>
        </w:r>
        <w:r w:rsidRPr="00D74E9A" w:rsidR="009E1467">
          <w:rPr>
            <w:rFonts w:ascii="Times New Roman" w:hAnsi="Times New Roman" w:cs="Times New Roman"/>
            <w:i/>
            <w:sz w:val="24"/>
            <w:szCs w:val="24"/>
            <w:lang w:val="en-GB"/>
          </w:rPr>
          <w:t xml:space="preserve">subject </w:t>
        </w:r>
        <w:r w:rsidRPr="00D74E9A" w:rsidR="009E1467">
          <w:rPr>
            <w:rFonts w:ascii="Times New Roman" w:hAnsi="Times New Roman" w:cs="Times New Roman"/>
            <w:sz w:val="24"/>
            <w:szCs w:val="24"/>
            <w:lang w:val="en-GB"/>
          </w:rPr>
          <w:t xml:space="preserve">and </w:t>
        </w:r>
        <w:r w:rsidRPr="00D74E9A" w:rsidR="009E1467">
          <w:rPr>
            <w:rFonts w:ascii="Times New Roman" w:hAnsi="Times New Roman" w:cs="Times New Roman"/>
            <w:i/>
            <w:sz w:val="24"/>
            <w:szCs w:val="24"/>
            <w:lang w:val="en-GB"/>
          </w:rPr>
          <w:t xml:space="preserve">digit </w:t>
        </w:r>
        <w:r w:rsidRPr="00D74E9A" w:rsidR="009E1467">
          <w:rPr>
            <w:rFonts w:ascii="Times New Roman" w:hAnsi="Times New Roman" w:cs="Times New Roman"/>
            <w:sz w:val="24"/>
            <w:szCs w:val="24"/>
            <w:lang w:val="en-GB"/>
          </w:rPr>
          <w:t>are categorical random effect grouping variables.</w:t>
        </w:r>
      </w:ins>
      <w:ins w:author="Houwelin2" w:date="2022-10-18T14:43:00Z" w:id="419">
        <w:r w:rsidR="009E1467">
          <w:rPr>
            <w:rFonts w:ascii="Times New Roman" w:hAnsi="Times New Roman" w:cs="Times New Roman"/>
            <w:sz w:val="24"/>
            <w:szCs w:val="24"/>
            <w:lang w:val="en-GB"/>
          </w:rPr>
          <w:t xml:space="preserve"> </w:t>
        </w:r>
      </w:ins>
      <w:del w:author="Houwelin2" w:date="2022-10-18T14:43:00Z" w:id="420">
        <w:r w:rsidRPr="00D74E9A" w:rsidDel="009E1467">
          <w:rPr>
            <w:rFonts w:ascii="Times New Roman" w:hAnsi="Times New Roman" w:cs="Times New Roman"/>
            <w:i/>
            <w:sz w:val="24"/>
            <w:szCs w:val="24"/>
            <w:lang w:val="en-GB"/>
          </w:rPr>
          <w:delText>α power</w:delText>
        </w:r>
        <w:r w:rsidRPr="00D74E9A" w:rsidDel="009E1467">
          <w:rPr>
            <w:rFonts w:ascii="Times New Roman" w:hAnsi="Times New Roman" w:cs="Times New Roman"/>
            <w:sz w:val="24"/>
            <w:szCs w:val="24"/>
            <w:lang w:val="en-GB"/>
          </w:rPr>
          <w:delText xml:space="preserve"> is a continuous variable representing pre-target α power at one parcel and time bin standardised within </w:delText>
        </w:r>
      </w:del>
      <w:del w:author="Houwelin2" w:date="2022-08-29T15:10:00Z" w:id="421">
        <w:r w:rsidRPr="00D74E9A" w:rsidDel="008C19E7">
          <w:rPr>
            <w:rFonts w:ascii="Times New Roman" w:hAnsi="Times New Roman" w:cs="Times New Roman"/>
            <w:sz w:val="24"/>
            <w:szCs w:val="24"/>
            <w:lang w:val="en-GB"/>
          </w:rPr>
          <w:delText xml:space="preserve">participants over </w:delText>
        </w:r>
      </w:del>
      <w:del w:author="Houwelin2" w:date="2022-10-18T14:43:00Z" w:id="422">
        <w:r w:rsidRPr="00D74E9A" w:rsidDel="009E1467">
          <w:rPr>
            <w:rFonts w:ascii="Times New Roman" w:hAnsi="Times New Roman" w:cs="Times New Roman"/>
            <w:sz w:val="24"/>
            <w:szCs w:val="24"/>
            <w:lang w:val="en-GB"/>
          </w:rPr>
          <w:delText xml:space="preserve">trials to </w:delText>
        </w:r>
        <w:r w:rsidRPr="00D74E9A" w:rsidDel="009E1467" w:rsidR="00A96CD9">
          <w:rPr>
            <w:rFonts w:ascii="Times New Roman" w:hAnsi="Times New Roman" w:cs="Times New Roman"/>
            <w:i/>
            <w:sz w:val="24"/>
            <w:szCs w:val="24"/>
            <w:lang w:val="en-GB"/>
          </w:rPr>
          <w:delText>M</w:delText>
        </w:r>
        <w:r w:rsidRPr="00D74E9A" w:rsidDel="009E1467" w:rsidR="00A96CD9">
          <w:rPr>
            <w:rFonts w:ascii="Times New Roman" w:hAnsi="Times New Roman" w:cs="Times New Roman"/>
            <w:sz w:val="24"/>
            <w:szCs w:val="24"/>
            <w:lang w:val="en-GB"/>
          </w:rPr>
          <w:delText xml:space="preserve"> </w:delText>
        </w:r>
        <w:r w:rsidRPr="00D74E9A" w:rsidDel="009E1467">
          <w:rPr>
            <w:rFonts w:ascii="Times New Roman" w:hAnsi="Times New Roman" w:cs="Times New Roman"/>
            <w:sz w:val="24"/>
            <w:szCs w:val="24"/>
            <w:lang w:val="en-GB"/>
          </w:rPr>
          <w:delText xml:space="preserve">= 0 and </w:delText>
        </w:r>
        <w:r w:rsidRPr="00D74E9A" w:rsidDel="009E1467">
          <w:rPr>
            <w:rFonts w:ascii="Times New Roman" w:hAnsi="Times New Roman" w:cs="Times New Roman"/>
            <w:i/>
            <w:sz w:val="24"/>
            <w:szCs w:val="24"/>
            <w:lang w:val="en-GB"/>
          </w:rPr>
          <w:delText>SD</w:delText>
        </w:r>
        <w:r w:rsidRPr="00D74E9A" w:rsidDel="009E1467">
          <w:rPr>
            <w:rFonts w:ascii="Times New Roman" w:hAnsi="Times New Roman" w:cs="Times New Roman"/>
            <w:sz w:val="24"/>
            <w:szCs w:val="24"/>
            <w:lang w:val="en-GB"/>
          </w:rPr>
          <w:delText xml:space="preserve"> = 1, </w:delText>
        </w:r>
        <w:r w:rsidRPr="00D74E9A" w:rsidDel="009E1467">
          <w:rPr>
            <w:rFonts w:ascii="Times New Roman" w:hAnsi="Times New Roman" w:cs="Times New Roman"/>
            <w:i/>
            <w:sz w:val="24"/>
            <w:szCs w:val="24"/>
            <w:lang w:val="en-GB"/>
          </w:rPr>
          <w:delText xml:space="preserve">SNR </w:delText>
        </w:r>
        <w:r w:rsidRPr="00D74E9A" w:rsidDel="009E1467">
          <w:rPr>
            <w:rFonts w:ascii="Times New Roman" w:hAnsi="Times New Roman" w:cs="Times New Roman"/>
            <w:sz w:val="24"/>
            <w:szCs w:val="24"/>
            <w:lang w:val="en-GB"/>
          </w:rPr>
          <w:delText xml:space="preserve">is a 3-level mean-centred ordinal variable describing change from digit SRT50, and </w:delText>
        </w:r>
        <w:r w:rsidRPr="00D74E9A" w:rsidDel="009E1467">
          <w:rPr>
            <w:rFonts w:ascii="Times New Roman" w:hAnsi="Times New Roman" w:cs="Times New Roman"/>
            <w:i/>
            <w:sz w:val="24"/>
            <w:szCs w:val="24"/>
            <w:lang w:val="en-GB"/>
          </w:rPr>
          <w:delText xml:space="preserve">subject </w:delText>
        </w:r>
        <w:r w:rsidRPr="00D74E9A" w:rsidDel="009E1467">
          <w:rPr>
            <w:rFonts w:ascii="Times New Roman" w:hAnsi="Times New Roman" w:cs="Times New Roman"/>
            <w:sz w:val="24"/>
            <w:szCs w:val="24"/>
            <w:lang w:val="en-GB"/>
          </w:rPr>
          <w:delText xml:space="preserve">and </w:delText>
        </w:r>
        <w:r w:rsidRPr="00D74E9A" w:rsidDel="009E1467">
          <w:rPr>
            <w:rFonts w:ascii="Times New Roman" w:hAnsi="Times New Roman" w:cs="Times New Roman"/>
            <w:i/>
            <w:sz w:val="24"/>
            <w:szCs w:val="24"/>
            <w:lang w:val="en-GB"/>
          </w:rPr>
          <w:delText xml:space="preserve">digit </w:delText>
        </w:r>
        <w:r w:rsidRPr="00D74E9A" w:rsidDel="009E1467">
          <w:rPr>
            <w:rFonts w:ascii="Times New Roman" w:hAnsi="Times New Roman" w:cs="Times New Roman"/>
            <w:sz w:val="24"/>
            <w:szCs w:val="24"/>
            <w:lang w:val="en-GB"/>
          </w:rPr>
          <w:delText xml:space="preserve">are categorical random effect grouping variables. </w:delText>
        </w:r>
      </w:del>
      <w:ins w:author="Houwelin2" w:date="2022-08-29T15:10:00Z" w:id="423">
        <w:r w:rsidR="008C19E7">
          <w:rPr>
            <w:rFonts w:ascii="Times New Roman" w:hAnsi="Times New Roman" w:cs="Times New Roman"/>
            <w:sz w:val="24"/>
            <w:szCs w:val="24"/>
            <w:lang w:val="en-GB"/>
          </w:rPr>
          <w:t xml:space="preserve">The rationale for </w:t>
        </w:r>
      </w:ins>
      <w:ins w:author="Houwelin2" w:date="2022-08-29T15:05:00Z" w:id="424">
        <w:r w:rsidR="008C19E7">
          <w:rPr>
            <w:rFonts w:ascii="Times New Roman" w:hAnsi="Times New Roman" w:cs="Times New Roman"/>
            <w:sz w:val="24"/>
            <w:szCs w:val="24"/>
            <w:lang w:val="en-GB"/>
          </w:rPr>
          <w:t>standardi</w:t>
        </w:r>
      </w:ins>
      <w:ins w:author="Houwelin2" w:date="2022-08-29T15:11:00Z" w:id="425">
        <w:r w:rsidR="008C19E7">
          <w:rPr>
            <w:rFonts w:ascii="Times New Roman" w:hAnsi="Times New Roman" w:cs="Times New Roman"/>
            <w:sz w:val="24"/>
            <w:szCs w:val="24"/>
            <w:lang w:val="en-GB"/>
          </w:rPr>
          <w:t>si</w:t>
        </w:r>
      </w:ins>
      <w:ins w:author="Houwelin2" w:date="2022-08-29T15:05:00Z" w:id="426">
        <w:r w:rsidRPr="008C19E7" w:rsidR="008C19E7">
          <w:rPr>
            <w:rFonts w:ascii="Times New Roman" w:hAnsi="Times New Roman" w:cs="Times New Roman"/>
            <w:sz w:val="24"/>
            <w:szCs w:val="24"/>
            <w:lang w:val="en-GB"/>
          </w:rPr>
          <w:t xml:space="preserve">ng </w:t>
        </w:r>
      </w:ins>
      <w:ins w:author="Houwelin2" w:date="2022-10-18T14:43:00Z" w:id="427">
        <w:r w:rsidR="009E1467">
          <w:rPr>
            <w:rFonts w:ascii="Times New Roman" w:hAnsi="Times New Roman" w:cs="Times New Roman"/>
            <w:sz w:val="24"/>
            <w:szCs w:val="24"/>
            <w:lang w:val="en-GB"/>
          </w:rPr>
          <w:t xml:space="preserve">EEG </w:t>
        </w:r>
      </w:ins>
      <w:ins w:author="Houwelin2" w:date="2022-08-29T15:05:00Z" w:id="428">
        <w:r w:rsidRPr="008C19E7" w:rsidR="008C19E7">
          <w:rPr>
            <w:rFonts w:ascii="Times New Roman" w:hAnsi="Times New Roman" w:cs="Times New Roman"/>
            <w:sz w:val="24"/>
            <w:szCs w:val="24"/>
            <w:lang w:val="en-GB"/>
          </w:rPr>
          <w:t xml:space="preserve">data </w:t>
        </w:r>
      </w:ins>
      <w:ins w:author="Houwelin2" w:date="2022-08-29T15:11:00Z" w:id="429">
        <w:r w:rsidR="008C19E7">
          <w:rPr>
            <w:rFonts w:ascii="Times New Roman" w:hAnsi="Times New Roman" w:cs="Times New Roman"/>
            <w:sz w:val="24"/>
            <w:szCs w:val="24"/>
            <w:lang w:val="en-GB"/>
          </w:rPr>
          <w:t>within trials</w:t>
        </w:r>
      </w:ins>
      <w:ins w:author="Houwelin2" w:date="2022-08-29T15:12:00Z" w:id="430">
        <w:r w:rsidR="008C19E7">
          <w:rPr>
            <w:rFonts w:ascii="Times New Roman" w:hAnsi="Times New Roman" w:cs="Times New Roman"/>
            <w:sz w:val="24"/>
            <w:szCs w:val="24"/>
            <w:lang w:val="en-GB"/>
          </w:rPr>
          <w:t xml:space="preserve"> is two-fold. First, </w:t>
        </w:r>
      </w:ins>
      <w:ins w:author="Houwelin2" w:date="2022-08-29T15:30:00Z" w:id="431">
        <w:del w:author="Alexis Hervais-Adelman (aherva)" w:date="2022-09-01T15:55:00Z" w:id="432">
          <w:r w:rsidDel="004F14C2" w:rsidR="00031558">
            <w:rPr>
              <w:rFonts w:ascii="Times New Roman" w:hAnsi="Times New Roman" w:cs="Times New Roman"/>
              <w:sz w:val="24"/>
              <w:szCs w:val="24"/>
              <w:lang w:val="en-GB"/>
            </w:rPr>
            <w:delText>we aimed at</w:delText>
          </w:r>
        </w:del>
      </w:ins>
      <w:ins w:author="Houwelin2" w:date="2022-08-29T15:12:00Z" w:id="433">
        <w:del w:author="Alexis Hervais-Adelman (aherva)" w:date="2022-09-01T15:55:00Z" w:id="434">
          <w:r w:rsidDel="004F14C2" w:rsidR="008C19E7">
            <w:rPr>
              <w:rFonts w:ascii="Times New Roman" w:hAnsi="Times New Roman" w:cs="Times New Roman"/>
              <w:sz w:val="24"/>
              <w:szCs w:val="24"/>
              <w:lang w:val="en-GB"/>
            </w:rPr>
            <w:delText xml:space="preserve"> </w:delText>
          </w:r>
        </w:del>
      </w:ins>
      <w:ins w:author="Houwelin2" w:date="2022-08-29T15:16:00Z" w:id="435">
        <w:del w:author="Alexis Hervais-Adelman (aherva)" w:date="2022-09-01T15:55:00Z" w:id="436">
          <w:r w:rsidDel="004F14C2" w:rsidR="00031558">
            <w:rPr>
              <w:rFonts w:ascii="Times New Roman" w:hAnsi="Times New Roman" w:cs="Times New Roman"/>
              <w:sz w:val="24"/>
              <w:szCs w:val="24"/>
              <w:lang w:val="en-GB"/>
            </w:rPr>
            <w:delText>removing</w:delText>
          </w:r>
        </w:del>
      </w:ins>
      <w:ins w:author="Alexis Hervais-Adelman (aherva)" w:date="2022-09-01T15:55:00Z" w:id="437">
        <w:r w:rsidR="004F14C2">
          <w:rPr>
            <w:rFonts w:ascii="Times New Roman" w:hAnsi="Times New Roman" w:cs="Times New Roman"/>
            <w:sz w:val="24"/>
            <w:szCs w:val="24"/>
            <w:lang w:val="en-GB"/>
          </w:rPr>
          <w:t>to remove</w:t>
        </w:r>
      </w:ins>
      <w:ins w:author="Houwelin2" w:date="2022-08-29T15:16:00Z" w:id="438">
        <w:r w:rsidR="00031558">
          <w:rPr>
            <w:rFonts w:ascii="Times New Roman" w:hAnsi="Times New Roman" w:cs="Times New Roman"/>
            <w:sz w:val="24"/>
            <w:szCs w:val="24"/>
            <w:lang w:val="en-GB"/>
          </w:rPr>
          <w:t xml:space="preserve"> </w:t>
        </w:r>
      </w:ins>
      <w:ins w:author="Houwelin2" w:date="2022-08-29T15:13:00Z" w:id="439">
        <w:r w:rsidRPr="008C19E7" w:rsidR="008C19E7">
          <w:rPr>
            <w:rFonts w:ascii="Times New Roman" w:hAnsi="Times New Roman" w:cs="Times New Roman"/>
            <w:sz w:val="24"/>
            <w:szCs w:val="24"/>
            <w:lang w:val="en-GB"/>
          </w:rPr>
          <w:t>baseline individual difference</w:t>
        </w:r>
      </w:ins>
      <w:ins w:author="Houwelin2" w:date="2022-08-29T15:17:00Z" w:id="440">
        <w:r w:rsidR="00DF7263">
          <w:rPr>
            <w:rFonts w:ascii="Times New Roman" w:hAnsi="Times New Roman" w:cs="Times New Roman"/>
            <w:sz w:val="24"/>
            <w:szCs w:val="24"/>
            <w:lang w:val="en-GB"/>
          </w:rPr>
          <w:t>s</w:t>
        </w:r>
      </w:ins>
      <w:ins w:author="Houwelin2" w:date="2022-08-29T15:13:00Z" w:id="441">
        <w:r w:rsidRPr="008C19E7" w:rsidR="008C19E7">
          <w:rPr>
            <w:rFonts w:ascii="Times New Roman" w:hAnsi="Times New Roman" w:cs="Times New Roman"/>
            <w:sz w:val="24"/>
            <w:szCs w:val="24"/>
            <w:lang w:val="en-GB"/>
          </w:rPr>
          <w:t xml:space="preserve"> in the expression of </w:t>
        </w:r>
      </w:ins>
      <w:ins w:author="Houwelin2" w:date="2022-08-29T15:17:00Z" w:id="442">
        <w:r w:rsidR="00DF7263">
          <w:rPr>
            <w:rFonts w:ascii="Times New Roman" w:hAnsi="Times New Roman" w:cs="Times New Roman"/>
            <w:sz w:val="24"/>
            <w:szCs w:val="24"/>
            <w:lang w:val="en-GB"/>
          </w:rPr>
          <w:t xml:space="preserve">α </w:t>
        </w:r>
      </w:ins>
      <w:ins w:author="Houwelin2" w:date="2022-08-29T15:13:00Z" w:id="443">
        <w:r w:rsidRPr="008C19E7" w:rsidR="008C19E7">
          <w:rPr>
            <w:rFonts w:ascii="Times New Roman" w:hAnsi="Times New Roman" w:cs="Times New Roman"/>
            <w:sz w:val="24"/>
            <w:szCs w:val="24"/>
            <w:lang w:val="en-GB"/>
          </w:rPr>
          <w:t>power</w:t>
        </w:r>
      </w:ins>
      <w:ins w:author="Houwelin2" w:date="2022-08-29T15:17:00Z" w:id="444">
        <w:r w:rsidR="00DF7263">
          <w:rPr>
            <w:rFonts w:ascii="Times New Roman" w:hAnsi="Times New Roman" w:cs="Times New Roman"/>
            <w:sz w:val="24"/>
            <w:szCs w:val="24"/>
            <w:lang w:val="en-GB"/>
          </w:rPr>
          <w:t xml:space="preserve"> and</w:t>
        </w:r>
      </w:ins>
      <w:ins w:author="Houwelin2" w:date="2022-08-29T15:31:00Z" w:id="445">
        <w:r w:rsidR="00FE0869">
          <w:rPr>
            <w:rFonts w:ascii="Times New Roman" w:hAnsi="Times New Roman" w:cs="Times New Roman"/>
            <w:sz w:val="24"/>
            <w:szCs w:val="24"/>
            <w:lang w:val="en-GB"/>
          </w:rPr>
          <w:t xml:space="preserve"> </w:t>
        </w:r>
      </w:ins>
      <w:ins w:author="Alexis Hervais-Adelman (aherva)" w:date="2022-09-01T15:56:00Z" w:id="446">
        <w:r w:rsidR="004F14C2">
          <w:rPr>
            <w:rFonts w:ascii="Times New Roman" w:hAnsi="Times New Roman" w:cs="Times New Roman"/>
            <w:sz w:val="24"/>
            <w:szCs w:val="24"/>
            <w:lang w:val="en-GB"/>
          </w:rPr>
          <w:t xml:space="preserve">second to </w:t>
        </w:r>
      </w:ins>
      <w:ins w:author="Houwelin2" w:date="2022-08-29T16:39:00Z" w:id="447">
        <w:del w:author="Alexis Hervais-Adelman (aherva)" w:date="2022-09-01T15:56:00Z" w:id="448">
          <w:r w:rsidDel="004F14C2" w:rsidR="00FE0869">
            <w:rPr>
              <w:rFonts w:ascii="Times New Roman" w:hAnsi="Times New Roman" w:cs="Times New Roman"/>
              <w:sz w:val="24"/>
              <w:szCs w:val="24"/>
              <w:lang w:val="en-GB"/>
            </w:rPr>
            <w:delText>at</w:delText>
          </w:r>
        </w:del>
      </w:ins>
      <w:ins w:author="Houwelin2" w:date="2022-08-29T15:17:00Z" w:id="449">
        <w:del w:author="Alexis Hervais-Adelman (aherva)" w:date="2022-09-01T15:56:00Z" w:id="450">
          <w:r w:rsidDel="004F14C2" w:rsidR="00DF7263">
            <w:rPr>
              <w:rFonts w:ascii="Times New Roman" w:hAnsi="Times New Roman" w:cs="Times New Roman"/>
              <w:sz w:val="24"/>
              <w:szCs w:val="24"/>
              <w:lang w:val="en-GB"/>
            </w:rPr>
            <w:delText xml:space="preserve"> </w:delText>
          </w:r>
        </w:del>
        <w:r w:rsidR="00DF7263">
          <w:rPr>
            <w:rFonts w:ascii="Times New Roman" w:hAnsi="Times New Roman" w:cs="Times New Roman"/>
            <w:sz w:val="24"/>
            <w:szCs w:val="24"/>
            <w:lang w:val="en-GB"/>
          </w:rPr>
          <w:t>ensu</w:t>
        </w:r>
      </w:ins>
      <w:ins w:author="Alexis Hervais-Adelman (aherva)" w:date="2022-09-01T15:56:00Z" w:id="451">
        <w:r w:rsidR="004F14C2">
          <w:rPr>
            <w:rFonts w:ascii="Times New Roman" w:hAnsi="Times New Roman" w:cs="Times New Roman"/>
            <w:sz w:val="24"/>
            <w:szCs w:val="24"/>
            <w:lang w:val="en-GB"/>
          </w:rPr>
          <w:t>re</w:t>
        </w:r>
      </w:ins>
      <w:ins w:author="Houwelin2" w:date="2022-08-29T15:17:00Z" w:id="452">
        <w:del w:author="Alexis Hervais-Adelman (aherva)" w:date="2022-09-01T15:56:00Z" w:id="453">
          <w:r w:rsidDel="004F14C2" w:rsidR="00DF7263">
            <w:rPr>
              <w:rFonts w:ascii="Times New Roman" w:hAnsi="Times New Roman" w:cs="Times New Roman"/>
              <w:sz w:val="24"/>
              <w:szCs w:val="24"/>
              <w:lang w:val="en-GB"/>
            </w:rPr>
            <w:delText>r</w:delText>
          </w:r>
        </w:del>
      </w:ins>
      <w:ins w:author="Houwelin2" w:date="2022-08-29T16:39:00Z" w:id="454">
        <w:del w:author="Alexis Hervais-Adelman (aherva)" w:date="2022-09-01T15:56:00Z" w:id="455">
          <w:r w:rsidDel="004F14C2" w:rsidR="00FE0869">
            <w:rPr>
              <w:rFonts w:ascii="Times New Roman" w:hAnsi="Times New Roman" w:cs="Times New Roman"/>
              <w:sz w:val="24"/>
              <w:szCs w:val="24"/>
              <w:lang w:val="en-GB"/>
            </w:rPr>
            <w:delText>ing</w:delText>
          </w:r>
        </w:del>
      </w:ins>
      <w:ins w:author="Houwelin2" w:date="2022-08-29T15:17:00Z" w:id="456">
        <w:r w:rsidR="00DF7263">
          <w:rPr>
            <w:rFonts w:ascii="Times New Roman" w:hAnsi="Times New Roman" w:cs="Times New Roman"/>
            <w:sz w:val="24"/>
            <w:szCs w:val="24"/>
            <w:lang w:val="en-GB"/>
          </w:rPr>
          <w:t xml:space="preserve"> that</w:t>
        </w:r>
      </w:ins>
      <w:ins w:author="Houwelin2" w:date="2022-08-29T15:18:00Z" w:id="457">
        <w:r w:rsidR="00DF7263">
          <w:rPr>
            <w:rFonts w:ascii="Times New Roman" w:hAnsi="Times New Roman" w:cs="Times New Roman"/>
            <w:sz w:val="24"/>
            <w:szCs w:val="24"/>
            <w:lang w:val="en-GB"/>
          </w:rPr>
          <w:t xml:space="preserve"> power</w:t>
        </w:r>
      </w:ins>
      <w:ins w:author="Houwelin2" w:date="2022-08-29T15:17:00Z" w:id="458">
        <w:r w:rsidR="00DF7263">
          <w:rPr>
            <w:rFonts w:ascii="Times New Roman" w:hAnsi="Times New Roman" w:cs="Times New Roman"/>
            <w:sz w:val="24"/>
            <w:szCs w:val="24"/>
            <w:lang w:val="en-GB"/>
          </w:rPr>
          <w:t xml:space="preserve"> changes over time are relative to </w:t>
        </w:r>
      </w:ins>
      <w:ins w:author="Houwelin2" w:date="2022-08-29T15:19:00Z" w:id="459">
        <w:r w:rsidR="00DF7263">
          <w:rPr>
            <w:rFonts w:ascii="Times New Roman" w:hAnsi="Times New Roman" w:cs="Times New Roman"/>
            <w:sz w:val="24"/>
            <w:szCs w:val="24"/>
            <w:lang w:val="en-GB"/>
          </w:rPr>
          <w:t xml:space="preserve">the </w:t>
        </w:r>
      </w:ins>
      <w:ins w:author="Houwelin2" w:date="2022-08-29T16:48:00Z" w:id="460">
        <w:r w:rsidR="00FE0869">
          <w:rPr>
            <w:rFonts w:ascii="Times New Roman" w:hAnsi="Times New Roman" w:cs="Times New Roman"/>
            <w:sz w:val="24"/>
            <w:szCs w:val="24"/>
            <w:lang w:val="en-GB"/>
          </w:rPr>
          <w:t xml:space="preserve">mean </w:t>
        </w:r>
      </w:ins>
      <w:ins w:author="Houwelin2" w:date="2022-08-29T15:19:00Z" w:id="461">
        <w:r w:rsidR="00DF7263">
          <w:rPr>
            <w:rFonts w:ascii="Times New Roman" w:hAnsi="Times New Roman" w:cs="Times New Roman"/>
            <w:sz w:val="24"/>
            <w:szCs w:val="24"/>
            <w:lang w:val="en-GB"/>
          </w:rPr>
          <w:t>expression of power over the course of the trial</w:t>
        </w:r>
      </w:ins>
      <w:ins w:author="Houwelin2" w:date="2022-08-29T15:20:00Z" w:id="462">
        <w:r w:rsidR="00DF7263">
          <w:rPr>
            <w:rFonts w:ascii="Times New Roman" w:hAnsi="Times New Roman" w:cs="Times New Roman"/>
            <w:sz w:val="24"/>
            <w:szCs w:val="24"/>
            <w:lang w:val="en-GB"/>
          </w:rPr>
          <w:t xml:space="preserve">. Second, </w:t>
        </w:r>
      </w:ins>
      <w:ins w:author="Houwelin2" w:date="2022-08-29T15:31:00Z" w:id="463">
        <w:r w:rsidR="00031558">
          <w:rPr>
            <w:rFonts w:ascii="Times New Roman" w:hAnsi="Times New Roman" w:cs="Times New Roman"/>
            <w:sz w:val="24"/>
            <w:szCs w:val="24"/>
            <w:lang w:val="en-GB"/>
          </w:rPr>
          <w:t>we aimed at</w:t>
        </w:r>
      </w:ins>
      <w:ins w:author="Houwelin2" w:date="2022-08-29T15:20:00Z" w:id="464">
        <w:r w:rsidR="00DF7263">
          <w:rPr>
            <w:rFonts w:ascii="Times New Roman" w:hAnsi="Times New Roman" w:cs="Times New Roman"/>
            <w:sz w:val="24"/>
            <w:szCs w:val="24"/>
            <w:lang w:val="en-GB"/>
          </w:rPr>
          <w:t xml:space="preserve"> </w:t>
        </w:r>
      </w:ins>
      <w:ins w:author="Houwelin2" w:date="2022-08-29T15:21:00Z" w:id="465">
        <w:r w:rsidR="00DF7263">
          <w:rPr>
            <w:rFonts w:ascii="Times New Roman" w:hAnsi="Times New Roman" w:cs="Times New Roman"/>
            <w:sz w:val="24"/>
            <w:szCs w:val="24"/>
            <w:lang w:val="en-GB"/>
          </w:rPr>
          <w:t>remov</w:t>
        </w:r>
      </w:ins>
      <w:ins w:author="Houwelin2" w:date="2022-08-29T15:31:00Z" w:id="466">
        <w:r w:rsidR="00031558">
          <w:rPr>
            <w:rFonts w:ascii="Times New Roman" w:hAnsi="Times New Roman" w:cs="Times New Roman"/>
            <w:sz w:val="24"/>
            <w:szCs w:val="24"/>
            <w:lang w:val="en-GB"/>
          </w:rPr>
          <w:t>ing</w:t>
        </w:r>
      </w:ins>
      <w:ins w:author="Houwelin2" w:date="2022-08-29T15:21:00Z" w:id="467">
        <w:r w:rsidR="00DF7263">
          <w:rPr>
            <w:rFonts w:ascii="Times New Roman" w:hAnsi="Times New Roman" w:cs="Times New Roman"/>
            <w:sz w:val="24"/>
            <w:szCs w:val="24"/>
            <w:lang w:val="en-GB"/>
          </w:rPr>
          <w:t xml:space="preserve"> potential </w:t>
        </w:r>
      </w:ins>
      <w:ins w:author="Houwelin2" w:date="2022-09-05T10:47:00Z" w:id="468">
        <w:r w:rsidR="00DF005B">
          <w:rPr>
            <w:rFonts w:ascii="Times New Roman" w:hAnsi="Times New Roman" w:cs="Times New Roman"/>
            <w:sz w:val="24"/>
            <w:szCs w:val="24"/>
            <w:lang w:val="en-GB"/>
          </w:rPr>
          <w:t>drifts</w:t>
        </w:r>
      </w:ins>
      <w:commentRangeStart w:id="469"/>
      <w:r w:rsidR="001A4F0B">
        <w:rPr>
          <w:rStyle w:val="CommentReference"/>
        </w:rPr>
        <w:commentReference w:id="469"/>
      </w:r>
      <w:ins w:author="Houwelin2" w:date="2022-08-29T15:19:00Z" w:id="470">
        <w:r w:rsidR="00DF7263">
          <w:rPr>
            <w:rFonts w:ascii="Times New Roman" w:hAnsi="Times New Roman" w:cs="Times New Roman"/>
            <w:sz w:val="24"/>
            <w:szCs w:val="24"/>
            <w:lang w:val="en-GB"/>
          </w:rPr>
          <w:t xml:space="preserve"> </w:t>
        </w:r>
      </w:ins>
      <w:ins w:author="Houwelin2" w:date="2022-08-29T15:22:00Z" w:id="471">
        <w:r w:rsidR="00DF7263">
          <w:rPr>
            <w:rFonts w:ascii="Times New Roman" w:hAnsi="Times New Roman" w:cs="Times New Roman"/>
            <w:sz w:val="24"/>
            <w:szCs w:val="24"/>
            <w:lang w:val="en-GB"/>
          </w:rPr>
          <w:t xml:space="preserve">in the expression of α power </w:t>
        </w:r>
      </w:ins>
      <w:ins w:author="Houwelin2" w:date="2022-08-29T15:23:00Z" w:id="472">
        <w:r w:rsidR="00DF7263">
          <w:rPr>
            <w:rFonts w:ascii="Times New Roman" w:hAnsi="Times New Roman" w:cs="Times New Roman"/>
            <w:sz w:val="24"/>
            <w:szCs w:val="24"/>
            <w:lang w:val="en-GB"/>
          </w:rPr>
          <w:lastRenderedPageBreak/>
          <w:t xml:space="preserve">over the course of the experiment </w:t>
        </w:r>
      </w:ins>
      <w:ins w:author="Houwelin2" w:date="2022-08-29T15:22:00Z" w:id="473">
        <w:r w:rsidR="00DF7263">
          <w:rPr>
            <w:rFonts w:ascii="Times New Roman" w:hAnsi="Times New Roman" w:cs="Times New Roman"/>
            <w:sz w:val="24"/>
            <w:szCs w:val="24"/>
            <w:lang w:val="en-GB"/>
          </w:rPr>
          <w:t>related to fatigue and learning</w:t>
        </w:r>
      </w:ins>
      <w:ins w:author="Houwelin2" w:date="2022-08-29T16:48:00Z" w:id="474">
        <w:r w:rsidR="00FE0869">
          <w:rPr>
            <w:rFonts w:ascii="Times New Roman" w:hAnsi="Times New Roman" w:cs="Times New Roman"/>
            <w:sz w:val="24"/>
            <w:szCs w:val="24"/>
            <w:lang w:val="en-GB"/>
          </w:rPr>
          <w:t xml:space="preserve"> which may confound th</w:t>
        </w:r>
      </w:ins>
      <w:ins w:author="Houwelin2" w:date="2022-08-29T16:50:00Z" w:id="475">
        <w:r w:rsidR="00202488">
          <w:rPr>
            <w:rFonts w:ascii="Times New Roman" w:hAnsi="Times New Roman" w:cs="Times New Roman"/>
            <w:sz w:val="24"/>
            <w:szCs w:val="24"/>
            <w:lang w:val="en-GB"/>
          </w:rPr>
          <w:t>e</w:t>
        </w:r>
      </w:ins>
      <w:ins w:author="Houwelin2" w:date="2022-08-29T16:48:00Z" w:id="476">
        <w:r w:rsidR="00FE0869">
          <w:rPr>
            <w:rFonts w:ascii="Times New Roman" w:hAnsi="Times New Roman" w:cs="Times New Roman"/>
            <w:sz w:val="24"/>
            <w:szCs w:val="24"/>
            <w:lang w:val="en-GB"/>
          </w:rPr>
          <w:t xml:space="preserve"> association</w:t>
        </w:r>
      </w:ins>
      <w:ins w:author="Houwelin2" w:date="2022-08-29T16:50:00Z" w:id="477">
        <w:r w:rsidR="00202488">
          <w:rPr>
            <w:rFonts w:ascii="Times New Roman" w:hAnsi="Times New Roman" w:cs="Times New Roman"/>
            <w:sz w:val="24"/>
            <w:szCs w:val="24"/>
            <w:lang w:val="en-GB"/>
          </w:rPr>
          <w:t xml:space="preserve"> between EEG measures and comprehension.</w:t>
        </w:r>
      </w:ins>
      <w:ins w:author="Houwelin2" w:date="2022-08-29T15:22:00Z" w:id="478">
        <w:r w:rsidR="00DF7263">
          <w:rPr>
            <w:rFonts w:ascii="Times New Roman" w:hAnsi="Times New Roman" w:cs="Times New Roman"/>
            <w:sz w:val="24"/>
            <w:szCs w:val="24"/>
            <w:lang w:val="en-GB"/>
          </w:rPr>
          <w:t xml:space="preserve"> </w:t>
        </w:r>
      </w:ins>
      <w:ins w:author="Houwelin2" w:date="2022-08-29T16:52:00Z" w:id="479">
        <w:r w:rsidR="000F746B">
          <w:rPr>
            <w:rFonts w:ascii="Times New Roman" w:hAnsi="Times New Roman" w:cs="Times New Roman"/>
            <w:sz w:val="24"/>
            <w:szCs w:val="24"/>
            <w:lang w:val="en-GB"/>
          </w:rPr>
          <w:t>Thus</w:t>
        </w:r>
      </w:ins>
      <w:ins w:author="Houwelin2" w:date="2022-08-29T15:24:00Z" w:id="480">
        <w:r w:rsidR="00DF7263">
          <w:rPr>
            <w:rFonts w:ascii="Times New Roman" w:hAnsi="Times New Roman" w:cs="Times New Roman"/>
            <w:sz w:val="24"/>
            <w:szCs w:val="24"/>
            <w:lang w:val="en-GB"/>
          </w:rPr>
          <w:t xml:space="preserve">, </w:t>
        </w:r>
      </w:ins>
      <w:ins w:author="Houwelin2" w:date="2022-08-29T16:52:00Z" w:id="481">
        <w:r w:rsidR="000F746B">
          <w:rPr>
            <w:rFonts w:ascii="Times New Roman" w:hAnsi="Times New Roman" w:cs="Times New Roman"/>
            <w:sz w:val="24"/>
            <w:szCs w:val="24"/>
            <w:lang w:val="en-GB"/>
          </w:rPr>
          <w:t xml:space="preserve">the variable </w:t>
        </w:r>
      </w:ins>
      <w:ins w:author="Houwelin2" w:date="2022-08-29T15:25:00Z" w:id="482">
        <w:r w:rsidRPr="000F746B" w:rsidR="00DF7263">
          <w:rPr>
            <w:rFonts w:ascii="Times New Roman" w:hAnsi="Times New Roman" w:cs="Times New Roman"/>
            <w:i/>
            <w:sz w:val="24"/>
            <w:szCs w:val="24"/>
            <w:lang w:val="en-GB"/>
          </w:rPr>
          <w:t>α power</w:t>
        </w:r>
      </w:ins>
      <w:ins w:author="Houwelin2" w:date="2022-08-29T15:28:00Z" w:id="483">
        <w:r w:rsidR="00031558">
          <w:rPr>
            <w:rFonts w:ascii="Times New Roman" w:hAnsi="Times New Roman" w:cs="Times New Roman"/>
            <w:sz w:val="24"/>
            <w:szCs w:val="24"/>
            <w:lang w:val="en-GB"/>
          </w:rPr>
          <w:t>, standardized in this manner, does not re</w:t>
        </w:r>
      </w:ins>
      <w:ins w:author="Houwelin2" w:date="2022-08-29T15:31:00Z" w:id="484">
        <w:r w:rsidR="00031558">
          <w:rPr>
            <w:rFonts w:ascii="Times New Roman" w:hAnsi="Times New Roman" w:cs="Times New Roman"/>
            <w:sz w:val="24"/>
            <w:szCs w:val="24"/>
            <w:lang w:val="en-GB"/>
          </w:rPr>
          <w:t>flec</w:t>
        </w:r>
      </w:ins>
      <w:ins w:author="Houwelin2" w:date="2022-08-29T15:28:00Z" w:id="485">
        <w:r w:rsidR="00031558">
          <w:rPr>
            <w:rFonts w:ascii="Times New Roman" w:hAnsi="Times New Roman" w:cs="Times New Roman"/>
            <w:sz w:val="24"/>
            <w:szCs w:val="24"/>
            <w:lang w:val="en-GB"/>
          </w:rPr>
          <w:t>t absolute</w:t>
        </w:r>
      </w:ins>
      <w:ins w:author="Houwelin2" w:date="2022-08-29T16:53:00Z" w:id="486">
        <w:r w:rsidR="0047008B">
          <w:rPr>
            <w:rFonts w:ascii="Times New Roman" w:hAnsi="Times New Roman" w:cs="Times New Roman"/>
            <w:sz w:val="24"/>
            <w:szCs w:val="24"/>
            <w:lang w:val="en-GB"/>
          </w:rPr>
          <w:t xml:space="preserve"> power</w:t>
        </w:r>
      </w:ins>
      <w:ins w:author="Houwelin2" w:date="2022-08-29T15:28:00Z" w:id="487">
        <w:r w:rsidR="00031558">
          <w:rPr>
            <w:rFonts w:ascii="Times New Roman" w:hAnsi="Times New Roman" w:cs="Times New Roman"/>
            <w:sz w:val="24"/>
            <w:szCs w:val="24"/>
            <w:lang w:val="en-GB"/>
          </w:rPr>
          <w:t xml:space="preserve"> </w:t>
        </w:r>
      </w:ins>
      <w:ins w:author="Houwelin2" w:date="2022-08-29T15:29:00Z" w:id="488">
        <w:r w:rsidR="00031558">
          <w:rPr>
            <w:rFonts w:ascii="Times New Roman" w:hAnsi="Times New Roman" w:cs="Times New Roman"/>
            <w:sz w:val="24"/>
            <w:szCs w:val="24"/>
            <w:lang w:val="en-GB"/>
          </w:rPr>
          <w:t xml:space="preserve">expression, but rather fluctuations around its own </w:t>
        </w:r>
      </w:ins>
      <w:ins w:author="Alexis Hervais-Adelman (aherva)" w:date="2022-09-01T16:00:00Z" w:id="489">
        <w:r w:rsidR="005D0175">
          <w:rPr>
            <w:rFonts w:ascii="Times New Roman" w:hAnsi="Times New Roman" w:cs="Times New Roman"/>
            <w:sz w:val="24"/>
            <w:szCs w:val="24"/>
            <w:lang w:val="en-GB"/>
          </w:rPr>
          <w:t xml:space="preserve">within-trial </w:t>
        </w:r>
      </w:ins>
      <w:ins w:author="Houwelin2" w:date="2022-08-29T15:29:00Z" w:id="490">
        <w:r w:rsidR="00031558">
          <w:rPr>
            <w:rFonts w:ascii="Times New Roman" w:hAnsi="Times New Roman" w:cs="Times New Roman"/>
            <w:sz w:val="24"/>
            <w:szCs w:val="24"/>
            <w:lang w:val="en-GB"/>
          </w:rPr>
          <w:t>mean.</w:t>
        </w:r>
      </w:ins>
      <w:del w:author="Houwelin2" w:date="2022-08-29T15:34:00Z" w:id="491">
        <w:r w:rsidRPr="00D74E9A" w:rsidDel="004964C8">
          <w:rPr>
            <w:rFonts w:ascii="Times New Roman" w:hAnsi="Times New Roman" w:cs="Times New Roman"/>
            <w:sz w:val="24"/>
            <w:szCs w:val="24"/>
            <w:lang w:val="en-GB"/>
          </w:rPr>
          <w:delText>In other words</w:delText>
        </w:r>
      </w:del>
      <w:ins w:author="Houwelin2" w:date="2022-08-29T15:34:00Z" w:id="492">
        <w:r w:rsidR="004964C8">
          <w:rPr>
            <w:rFonts w:ascii="Times New Roman" w:hAnsi="Times New Roman" w:cs="Times New Roman"/>
            <w:sz w:val="24"/>
            <w:szCs w:val="24"/>
            <w:lang w:val="en-GB"/>
          </w:rPr>
          <w:t xml:space="preserve"> Therefore</w:t>
        </w:r>
      </w:ins>
      <w:r w:rsidRPr="00D74E9A">
        <w:rPr>
          <w:rFonts w:ascii="Times New Roman" w:hAnsi="Times New Roman" w:cs="Times New Roman"/>
          <w:sz w:val="24"/>
          <w:szCs w:val="24"/>
          <w:lang w:val="en-GB"/>
        </w:rPr>
        <w:t>, the</w:t>
      </w:r>
      <w:del w:author="Houwelin2" w:date="2022-08-29T15:35:00Z" w:id="493">
        <w:r w:rsidRPr="00D74E9A" w:rsidDel="004964C8">
          <w:rPr>
            <w:rFonts w:ascii="Times New Roman" w:hAnsi="Times New Roman" w:cs="Times New Roman"/>
            <w:sz w:val="24"/>
            <w:szCs w:val="24"/>
            <w:lang w:val="en-GB"/>
          </w:rPr>
          <w:delText>se</w:delText>
        </w:r>
      </w:del>
      <w:ins w:author="Houwelin2" w:date="2022-08-29T15:35:00Z" w:id="494">
        <w:r w:rsidR="004964C8">
          <w:rPr>
            <w:rFonts w:ascii="Times New Roman" w:hAnsi="Times New Roman" w:cs="Times New Roman"/>
            <w:sz w:val="24"/>
            <w:szCs w:val="24"/>
            <w:lang w:val="en-GB"/>
          </w:rPr>
          <w:t xml:space="preserve"> regression</w:t>
        </w:r>
      </w:ins>
      <w:r w:rsidRPr="00D74E9A">
        <w:rPr>
          <w:rFonts w:ascii="Times New Roman" w:hAnsi="Times New Roman" w:cs="Times New Roman"/>
          <w:sz w:val="24"/>
          <w:szCs w:val="24"/>
          <w:lang w:val="en-GB"/>
        </w:rPr>
        <w:t xml:space="preserve"> models test whether </w:t>
      </w:r>
      <w:ins w:author="Houwelin2" w:date="2022-09-05T10:48:00Z" w:id="495">
        <w:r w:rsidR="00397375">
          <w:rPr>
            <w:rFonts w:ascii="Times New Roman" w:hAnsi="Times New Roman" w:cs="Times New Roman"/>
            <w:sz w:val="24"/>
            <w:szCs w:val="24"/>
            <w:lang w:val="en-GB"/>
          </w:rPr>
          <w:t xml:space="preserve">relatively </w:t>
        </w:r>
      </w:ins>
      <w:r w:rsidRPr="00D74E9A">
        <w:rPr>
          <w:rFonts w:ascii="Times New Roman" w:hAnsi="Times New Roman" w:cs="Times New Roman"/>
          <w:sz w:val="24"/>
          <w:szCs w:val="24"/>
          <w:lang w:val="en-GB"/>
        </w:rPr>
        <w:t xml:space="preserve">enhanced or decreased α power </w:t>
      </w:r>
      <w:ins w:author="Houwelin2" w:date="2022-09-05T10:48:00Z" w:id="496">
        <w:r w:rsidR="00397375">
          <w:rPr>
            <w:rFonts w:ascii="Times New Roman" w:hAnsi="Times New Roman" w:cs="Times New Roman"/>
            <w:sz w:val="24"/>
            <w:szCs w:val="24"/>
            <w:lang w:val="en-GB"/>
          </w:rPr>
          <w:t>prior to the</w:t>
        </w:r>
      </w:ins>
      <w:commentRangeStart w:id="497"/>
      <w:ins w:author="Houwelin2" w:date="2022-08-29T15:35:00Z" w:id="498">
        <w:r w:rsidR="006E78A7">
          <w:rPr>
            <w:rFonts w:ascii="Times New Roman" w:hAnsi="Times New Roman" w:cs="Times New Roman"/>
            <w:sz w:val="24"/>
            <w:szCs w:val="24"/>
            <w:lang w:val="en-GB"/>
          </w:rPr>
          <w:t xml:space="preserve"> onset of the digit</w:t>
        </w:r>
      </w:ins>
      <w:commentRangeEnd w:id="497"/>
      <w:r w:rsidR="005D0175">
        <w:rPr>
          <w:rStyle w:val="CommentReference"/>
        </w:rPr>
        <w:commentReference w:id="497"/>
      </w:r>
      <w:ins w:author="Houwelin2" w:date="2022-08-29T15:38:00Z" w:id="499">
        <w:r w:rsidR="00C00CA1">
          <w:rPr>
            <w:rFonts w:ascii="Times New Roman" w:hAnsi="Times New Roman" w:cs="Times New Roman"/>
            <w:sz w:val="24"/>
            <w:szCs w:val="24"/>
            <w:lang w:val="en-GB"/>
          </w:rPr>
          <w:t>, as compared to its mean expression over the</w:t>
        </w:r>
      </w:ins>
      <w:ins w:author="Houwelin2" w:date="2022-08-29T16:51:00Z" w:id="500">
        <w:r w:rsidR="000F746B">
          <w:rPr>
            <w:rFonts w:ascii="Times New Roman" w:hAnsi="Times New Roman" w:cs="Times New Roman"/>
            <w:sz w:val="24"/>
            <w:szCs w:val="24"/>
            <w:lang w:val="en-GB"/>
          </w:rPr>
          <w:t xml:space="preserve"> whole</w:t>
        </w:r>
      </w:ins>
      <w:ins w:author="Houwelin2" w:date="2022-08-29T15:38:00Z" w:id="501">
        <w:r w:rsidR="00C00CA1">
          <w:rPr>
            <w:rFonts w:ascii="Times New Roman" w:hAnsi="Times New Roman" w:cs="Times New Roman"/>
            <w:sz w:val="24"/>
            <w:szCs w:val="24"/>
            <w:lang w:val="en-GB"/>
          </w:rPr>
          <w:t xml:space="preserve"> SSN-filled pre-stimulus period</w:t>
        </w:r>
      </w:ins>
      <w:ins w:author="Houwelin2" w:date="2022-08-29T16:51:00Z" w:id="502">
        <w:r w:rsidR="000F746B">
          <w:rPr>
            <w:rFonts w:ascii="Times New Roman" w:hAnsi="Times New Roman" w:cs="Times New Roman"/>
            <w:sz w:val="24"/>
            <w:szCs w:val="24"/>
            <w:lang w:val="en-GB"/>
          </w:rPr>
          <w:t xml:space="preserve"> analysed (i.e., between </w:t>
        </w:r>
        <w:r w:rsidRPr="00D74E9A" w:rsidR="000F746B">
          <w:rPr>
            <w:rFonts w:ascii="Times New Roman" w:hAnsi="Times New Roman" w:cs="Times New Roman"/>
            <w:sz w:val="24"/>
            <w:szCs w:val="24"/>
            <w:lang w:val="en-GB"/>
          </w:rPr>
          <w:t>-3395</w:t>
        </w:r>
        <w:r w:rsidR="000F746B">
          <w:rPr>
            <w:rFonts w:ascii="Times New Roman" w:hAnsi="Times New Roman" w:cs="Times New Roman"/>
            <w:sz w:val="24"/>
            <w:szCs w:val="24"/>
            <w:lang w:val="en-GB"/>
          </w:rPr>
          <w:t xml:space="preserve"> and 0ms)</w:t>
        </w:r>
      </w:ins>
      <w:ins w:author="Houwelin2" w:date="2022-08-29T15:38:00Z" w:id="503">
        <w:r w:rsidR="00C00CA1">
          <w:rPr>
            <w:rFonts w:ascii="Times New Roman" w:hAnsi="Times New Roman" w:cs="Times New Roman"/>
            <w:sz w:val="24"/>
            <w:szCs w:val="24"/>
            <w:lang w:val="en-GB"/>
          </w:rPr>
          <w:t>,</w:t>
        </w:r>
      </w:ins>
      <w:ins w:author="Houwelin2" w:date="2022-08-29T15:35:00Z" w:id="504">
        <w:r w:rsidR="006E78A7">
          <w:rPr>
            <w:rFonts w:ascii="Times New Roman" w:hAnsi="Times New Roman" w:cs="Times New Roman"/>
            <w:sz w:val="24"/>
            <w:szCs w:val="24"/>
            <w:lang w:val="en-GB"/>
          </w:rPr>
          <w:t xml:space="preserve"> </w:t>
        </w:r>
      </w:ins>
      <w:del w:author="Houwelin2" w:date="2022-08-29T15:36:00Z" w:id="505">
        <w:r w:rsidRPr="00D74E9A" w:rsidDel="00C00CA1">
          <w:rPr>
            <w:rFonts w:ascii="Times New Roman" w:hAnsi="Times New Roman" w:cs="Times New Roman"/>
            <w:sz w:val="24"/>
            <w:szCs w:val="24"/>
            <w:lang w:val="en-GB"/>
          </w:rPr>
          <w:delText xml:space="preserve">with respect to each participant’s mean α power </w:delText>
        </w:r>
      </w:del>
      <w:r w:rsidRPr="00D74E9A">
        <w:rPr>
          <w:rFonts w:ascii="Times New Roman" w:hAnsi="Times New Roman" w:cs="Times New Roman"/>
          <w:sz w:val="24"/>
          <w:szCs w:val="24"/>
          <w:lang w:val="en-GB"/>
        </w:rPr>
        <w:t>in each channel and time bin</w:t>
      </w:r>
      <w:ins w:author="Houwelin2" w:date="2022-08-29T15:39:00Z" w:id="506">
        <w:r w:rsidR="00C00CA1">
          <w:rPr>
            <w:rFonts w:ascii="Times New Roman" w:hAnsi="Times New Roman" w:cs="Times New Roman"/>
            <w:sz w:val="24"/>
            <w:szCs w:val="24"/>
            <w:lang w:val="en-GB"/>
          </w:rPr>
          <w:t>,</w:t>
        </w:r>
      </w:ins>
      <w:del w:author="Houwelin2" w:date="2022-08-29T15:39:00Z" w:id="507">
        <w:r w:rsidRPr="00D74E9A" w:rsidDel="00C00CA1">
          <w:rPr>
            <w:rFonts w:ascii="Times New Roman" w:hAnsi="Times New Roman" w:cs="Times New Roman"/>
            <w:sz w:val="24"/>
            <w:szCs w:val="24"/>
            <w:lang w:val="en-GB"/>
          </w:rPr>
          <w:delText xml:space="preserve"> (and therefore, irrespective of individual differences in α power)</w:delText>
        </w:r>
      </w:del>
      <w:r w:rsidRPr="00D74E9A">
        <w:rPr>
          <w:rFonts w:ascii="Times New Roman" w:hAnsi="Times New Roman" w:cs="Times New Roman"/>
          <w:sz w:val="24"/>
          <w:szCs w:val="24"/>
          <w:lang w:val="en-GB"/>
        </w:rPr>
        <w:t xml:space="preserve"> predicts a higher or lower probability of correctly comprehending the forthcoming </w:t>
      </w:r>
      <w:proofErr w:type="spellStart"/>
      <w:r w:rsidRPr="00D74E9A">
        <w:rPr>
          <w:rFonts w:ascii="Times New Roman" w:hAnsi="Times New Roman" w:cs="Times New Roman"/>
          <w:sz w:val="24"/>
          <w:szCs w:val="24"/>
          <w:lang w:val="en-GB"/>
        </w:rPr>
        <w:t>DiN</w:t>
      </w:r>
      <w:proofErr w:type="spellEnd"/>
      <w:r w:rsidRPr="00D74E9A">
        <w:rPr>
          <w:rFonts w:ascii="Times New Roman" w:hAnsi="Times New Roman" w:cs="Times New Roman"/>
          <w:sz w:val="24"/>
          <w:szCs w:val="24"/>
          <w:lang w:val="en-GB"/>
        </w:rPr>
        <w:t xml:space="preserve"> item. Similarly, in order to test for effects of pre-target α power on the perceived clarity of </w:t>
      </w:r>
      <w:proofErr w:type="spellStart"/>
      <w:r w:rsidRPr="00D74E9A">
        <w:rPr>
          <w:rFonts w:ascii="Times New Roman" w:hAnsi="Times New Roman" w:cs="Times New Roman"/>
          <w:sz w:val="24"/>
          <w:szCs w:val="24"/>
          <w:lang w:val="en-GB"/>
        </w:rPr>
        <w:t>DiN</w:t>
      </w:r>
      <w:proofErr w:type="spellEnd"/>
      <w:r w:rsidRPr="00D74E9A">
        <w:rPr>
          <w:rFonts w:ascii="Times New Roman" w:hAnsi="Times New Roman" w:cs="Times New Roman"/>
          <w:sz w:val="24"/>
          <w:szCs w:val="24"/>
          <w:lang w:val="en-GB"/>
        </w:rPr>
        <w:t xml:space="preserve"> items, we ran the following mixed-effect ordinal regression model (cumulative link mixed model) at each cortical parcel and each time-bin: </w:t>
      </w:r>
      <w:r w:rsidRPr="00D74E9A">
        <w:rPr>
          <w:rFonts w:ascii="Times New Roman" w:hAnsi="Times New Roman" w:cs="Times New Roman"/>
          <w:i/>
          <w:iCs/>
          <w:sz w:val="24"/>
          <w:szCs w:val="24"/>
          <w:lang w:val="en-GB"/>
        </w:rPr>
        <w:t>clarity ~ α power * SNR + (1|subject:digit)</w:t>
      </w:r>
      <w:r w:rsidRPr="00D74E9A">
        <w:rPr>
          <w:rFonts w:ascii="Times New Roman" w:hAnsi="Times New Roman" w:cs="Times New Roman"/>
          <w:sz w:val="24"/>
          <w:szCs w:val="24"/>
          <w:lang w:val="en-GB"/>
        </w:rPr>
        <w:t xml:space="preserve">, where </w:t>
      </w:r>
      <w:r w:rsidRPr="00D74E9A">
        <w:rPr>
          <w:rFonts w:ascii="Times New Roman" w:hAnsi="Times New Roman" w:cs="Times New Roman"/>
          <w:i/>
          <w:iCs/>
          <w:sz w:val="24"/>
          <w:szCs w:val="24"/>
          <w:lang w:val="en-GB"/>
        </w:rPr>
        <w:t xml:space="preserve">clarity </w:t>
      </w:r>
      <w:r w:rsidRPr="00D74E9A">
        <w:rPr>
          <w:rFonts w:ascii="Times New Roman" w:hAnsi="Times New Roman" w:cs="Times New Roman"/>
          <w:sz w:val="24"/>
          <w:szCs w:val="24"/>
          <w:lang w:val="en-GB"/>
        </w:rPr>
        <w:t xml:space="preserve">represents the mean-centred subjective clarity rating. </w:t>
      </w:r>
    </w:p>
    <w:p w:rsidRPr="00D74E9A" w:rsidR="008D350B" w:rsidP="00D74E9A" w:rsidRDefault="008D350B" w14:paraId="60550140" w14:textId="62B54288">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t>In order to select  regression models, we ran several models in sensor space, averaged AIC values over sensors and time bins, and selected the one with the lowest mean</w:t>
      </w:r>
      <w:r w:rsidRPr="00D74E9A" w:rsidR="008648A7">
        <w:rPr>
          <w:rFonts w:ascii="Times New Roman" w:hAnsi="Times New Roman" w:cs="Times New Roman"/>
          <w:sz w:val="24"/>
          <w:szCs w:val="24"/>
          <w:lang w:val="en-GB"/>
        </w:rPr>
        <w:t xml:space="preserve"> </w:t>
      </w:r>
      <w:proofErr w:type="spellStart"/>
      <w:r w:rsidRPr="00D74E9A" w:rsidR="008648A7">
        <w:rPr>
          <w:rFonts w:ascii="Times New Roman" w:hAnsi="Times New Roman" w:cs="Times New Roman"/>
          <w:sz w:val="24"/>
          <w:szCs w:val="24"/>
          <w:lang w:val="en-GB"/>
        </w:rPr>
        <w:t>Akaike</w:t>
      </w:r>
      <w:proofErr w:type="spellEnd"/>
      <w:r w:rsidRPr="00D74E9A" w:rsidR="008648A7">
        <w:rPr>
          <w:rFonts w:ascii="Times New Roman" w:hAnsi="Times New Roman" w:cs="Times New Roman"/>
          <w:sz w:val="24"/>
          <w:szCs w:val="24"/>
          <w:lang w:val="en-GB"/>
        </w:rPr>
        <w:t xml:space="preserve"> Information Criterion</w:t>
      </w:r>
      <w:r w:rsidRPr="00D74E9A">
        <w:rPr>
          <w:rFonts w:ascii="Times New Roman" w:hAnsi="Times New Roman" w:cs="Times New Roman"/>
          <w:sz w:val="24"/>
          <w:szCs w:val="24"/>
          <w:lang w:val="en-GB"/>
        </w:rPr>
        <w:t xml:space="preserve"> </w:t>
      </w:r>
      <w:r w:rsidRPr="00D74E9A" w:rsidR="008648A7">
        <w:rPr>
          <w:rFonts w:ascii="Times New Roman" w:hAnsi="Times New Roman" w:cs="Times New Roman"/>
          <w:sz w:val="24"/>
          <w:szCs w:val="24"/>
          <w:lang w:val="en-GB"/>
        </w:rPr>
        <w:t>(</w:t>
      </w:r>
      <w:r w:rsidRPr="00D74E9A">
        <w:rPr>
          <w:rFonts w:ascii="Times New Roman" w:hAnsi="Times New Roman" w:cs="Times New Roman"/>
          <w:sz w:val="24"/>
          <w:szCs w:val="24"/>
          <w:lang w:val="en-GB"/>
        </w:rPr>
        <w:t>AIC</w:t>
      </w:r>
      <w:r w:rsidRPr="00D74E9A" w:rsidR="008648A7">
        <w:rPr>
          <w:rFonts w:ascii="Times New Roman" w:hAnsi="Times New Roman" w:cs="Times New Roman"/>
          <w:sz w:val="24"/>
          <w:szCs w:val="24"/>
          <w:lang w:val="en-GB"/>
        </w:rPr>
        <w:t>;</w:t>
      </w:r>
      <w:r w:rsidRPr="00D74E9A">
        <w:rPr>
          <w:rFonts w:ascii="Times New Roman" w:hAnsi="Times New Roman" w:cs="Times New Roman"/>
          <w:sz w:val="24"/>
          <w:szCs w:val="24"/>
          <w:lang w:val="en-GB"/>
        </w:rPr>
        <w:t xml:space="preserve"> Table </w:t>
      </w:r>
      <w:r w:rsidRPr="00D74E9A" w:rsidR="0075133A">
        <w:rPr>
          <w:rFonts w:ascii="Times New Roman" w:hAnsi="Times New Roman" w:cs="Times New Roman"/>
          <w:sz w:val="24"/>
          <w:szCs w:val="24"/>
          <w:lang w:val="en-GB"/>
        </w:rPr>
        <w:t>S</w:t>
      </w:r>
      <w:r w:rsidRPr="00D74E9A" w:rsidR="007C602A">
        <w:rPr>
          <w:rFonts w:ascii="Times New Roman" w:hAnsi="Times New Roman" w:cs="Times New Roman"/>
          <w:sz w:val="24"/>
          <w:szCs w:val="24"/>
          <w:lang w:val="en-GB"/>
        </w:rPr>
        <w:t>T</w:t>
      </w:r>
      <w:r w:rsidRPr="00D74E9A">
        <w:rPr>
          <w:rFonts w:ascii="Times New Roman" w:hAnsi="Times New Roman" w:cs="Times New Roman"/>
          <w:sz w:val="24"/>
          <w:szCs w:val="24"/>
          <w:lang w:val="en-GB"/>
        </w:rPr>
        <w:t xml:space="preserve">1). </w:t>
      </w:r>
      <w:del w:author="Houwelin2" w:date="2022-10-18T14:45:00Z" w:id="508">
        <w:r w:rsidRPr="00D74E9A" w:rsidDel="00423D12" w:rsidR="00A96CD9">
          <w:rPr>
            <w:rFonts w:ascii="Times New Roman" w:hAnsi="Times New Roman" w:cs="Times New Roman"/>
            <w:sz w:val="24"/>
            <w:szCs w:val="24"/>
            <w:lang w:val="en-GB"/>
          </w:rPr>
          <w:delText xml:space="preserve">The </w:delText>
        </w:r>
        <w:r w:rsidRPr="00D74E9A" w:rsidDel="00423D12" w:rsidR="00A96CD9">
          <w:rPr>
            <w:rFonts w:ascii="Times New Roman" w:hAnsi="Times New Roman" w:cs="Times New Roman"/>
            <w:i/>
            <w:sz w:val="24"/>
            <w:szCs w:val="24"/>
            <w:lang w:val="en-GB"/>
          </w:rPr>
          <w:delText xml:space="preserve">response </w:delText>
        </w:r>
        <w:r w:rsidRPr="00D74E9A" w:rsidDel="00423D12" w:rsidR="00A96CD9">
          <w:rPr>
            <w:rFonts w:ascii="Times New Roman" w:hAnsi="Times New Roman" w:cs="Times New Roman"/>
            <w:sz w:val="24"/>
            <w:szCs w:val="24"/>
            <w:lang w:val="en-GB"/>
          </w:rPr>
          <w:delText xml:space="preserve">variable in these models represents the behavioural outcome (either the dichotomous variable </w:delText>
        </w:r>
        <w:r w:rsidRPr="00D74E9A" w:rsidDel="00423D12" w:rsidR="00A96CD9">
          <w:rPr>
            <w:rFonts w:ascii="Times New Roman" w:hAnsi="Times New Roman" w:cs="Times New Roman"/>
            <w:i/>
            <w:sz w:val="24"/>
            <w:szCs w:val="24"/>
            <w:lang w:val="en-GB"/>
          </w:rPr>
          <w:delText>comprehension</w:delText>
        </w:r>
        <w:r w:rsidRPr="00D74E9A" w:rsidDel="00423D12" w:rsidR="00A96CD9">
          <w:rPr>
            <w:rFonts w:ascii="Times New Roman" w:hAnsi="Times New Roman" w:cs="Times New Roman"/>
            <w:sz w:val="24"/>
            <w:szCs w:val="24"/>
            <w:lang w:val="en-GB"/>
          </w:rPr>
          <w:delText xml:space="preserve">, or the 9-level mean-centred ordinal variable </w:delText>
        </w:r>
        <w:r w:rsidRPr="00D74E9A" w:rsidDel="00423D12" w:rsidR="00A96CD9">
          <w:rPr>
            <w:rFonts w:ascii="Times New Roman" w:hAnsi="Times New Roman" w:cs="Times New Roman"/>
            <w:i/>
            <w:sz w:val="24"/>
            <w:szCs w:val="24"/>
            <w:lang w:val="en-GB"/>
          </w:rPr>
          <w:delText>clarity</w:delText>
        </w:r>
        <w:r w:rsidRPr="00D74E9A" w:rsidDel="00423D12" w:rsidR="00A96CD9">
          <w:rPr>
            <w:rFonts w:ascii="Times New Roman" w:hAnsi="Times New Roman" w:cs="Times New Roman"/>
            <w:sz w:val="24"/>
            <w:szCs w:val="24"/>
            <w:lang w:val="en-GB"/>
          </w:rPr>
          <w:delText xml:space="preserve">), </w:delText>
        </w:r>
        <w:r w:rsidRPr="00D74E9A" w:rsidDel="00423D12" w:rsidR="00A96CD9">
          <w:rPr>
            <w:rFonts w:ascii="Times New Roman" w:hAnsi="Times New Roman" w:cs="Times New Roman"/>
            <w:i/>
            <w:sz w:val="24"/>
            <w:szCs w:val="24"/>
            <w:lang w:val="en-GB"/>
          </w:rPr>
          <w:delText>α power</w:delText>
        </w:r>
        <w:r w:rsidRPr="00D74E9A" w:rsidDel="00423D12" w:rsidR="00A96CD9">
          <w:rPr>
            <w:rFonts w:ascii="Times New Roman" w:hAnsi="Times New Roman" w:cs="Times New Roman"/>
            <w:sz w:val="24"/>
            <w:szCs w:val="24"/>
            <w:lang w:val="en-GB"/>
          </w:rPr>
          <w:delText xml:space="preserve"> is a continuous variable representing pre-target α power at one EEG sensor and time bin (50ms each, from -300 to </w:delText>
        </w:r>
      </w:del>
      <w:del w:author="Houwelin2" w:date="2022-10-18T14:40:00Z" w:id="509">
        <w:r w:rsidRPr="00D74E9A" w:rsidDel="001E275E" w:rsidR="00A96CD9">
          <w:rPr>
            <w:rFonts w:ascii="Times New Roman" w:hAnsi="Times New Roman" w:cs="Times New Roman"/>
            <w:sz w:val="24"/>
            <w:szCs w:val="24"/>
            <w:lang w:val="en-GB"/>
          </w:rPr>
          <w:delText>0</w:delText>
        </w:r>
      </w:del>
      <w:del w:author="Houwelin2" w:date="2022-10-18T14:45:00Z" w:id="510">
        <w:r w:rsidRPr="00D74E9A" w:rsidDel="00423D12" w:rsidR="00A96CD9">
          <w:rPr>
            <w:rFonts w:ascii="Times New Roman" w:hAnsi="Times New Roman" w:cs="Times New Roman"/>
            <w:sz w:val="24"/>
            <w:szCs w:val="24"/>
            <w:lang w:val="en-GB"/>
          </w:rPr>
          <w:delText xml:space="preserve">ms) standardised within participants over trials to mean = 0 and SD = 1, </w:delText>
        </w:r>
        <w:r w:rsidRPr="00D74E9A" w:rsidDel="00423D12" w:rsidR="00A96CD9">
          <w:rPr>
            <w:rFonts w:ascii="Times New Roman" w:hAnsi="Times New Roman" w:cs="Times New Roman"/>
            <w:i/>
            <w:sz w:val="24"/>
            <w:szCs w:val="24"/>
            <w:lang w:val="en-GB"/>
          </w:rPr>
          <w:delText xml:space="preserve">SNR </w:delText>
        </w:r>
        <w:r w:rsidRPr="00D74E9A" w:rsidDel="00423D12" w:rsidR="00A96CD9">
          <w:rPr>
            <w:rFonts w:ascii="Times New Roman" w:hAnsi="Times New Roman" w:cs="Times New Roman"/>
            <w:sz w:val="24"/>
            <w:szCs w:val="24"/>
            <w:lang w:val="en-GB"/>
          </w:rPr>
          <w:delText xml:space="preserve">is a 3-level mean-centred ordinal variable describing change from digit SRT50, and </w:delText>
        </w:r>
        <w:r w:rsidRPr="00D74E9A" w:rsidDel="00423D12" w:rsidR="00A96CD9">
          <w:rPr>
            <w:rFonts w:ascii="Times New Roman" w:hAnsi="Times New Roman" w:cs="Times New Roman"/>
            <w:i/>
            <w:sz w:val="24"/>
            <w:szCs w:val="24"/>
            <w:lang w:val="en-GB"/>
          </w:rPr>
          <w:delText xml:space="preserve">subject </w:delText>
        </w:r>
        <w:r w:rsidRPr="00D74E9A" w:rsidDel="00423D12" w:rsidR="00A96CD9">
          <w:rPr>
            <w:rFonts w:ascii="Times New Roman" w:hAnsi="Times New Roman" w:cs="Times New Roman"/>
            <w:sz w:val="24"/>
            <w:szCs w:val="24"/>
            <w:lang w:val="en-GB"/>
          </w:rPr>
          <w:delText xml:space="preserve">and </w:delText>
        </w:r>
        <w:r w:rsidRPr="00D74E9A" w:rsidDel="00423D12" w:rsidR="00A96CD9">
          <w:rPr>
            <w:rFonts w:ascii="Times New Roman" w:hAnsi="Times New Roman" w:cs="Times New Roman"/>
            <w:i/>
            <w:sz w:val="24"/>
            <w:szCs w:val="24"/>
            <w:lang w:val="en-GB"/>
          </w:rPr>
          <w:delText xml:space="preserve">digit </w:delText>
        </w:r>
        <w:r w:rsidRPr="00D74E9A" w:rsidDel="00423D12" w:rsidR="00A96CD9">
          <w:rPr>
            <w:rFonts w:ascii="Times New Roman" w:hAnsi="Times New Roman" w:cs="Times New Roman"/>
            <w:sz w:val="24"/>
            <w:szCs w:val="24"/>
            <w:lang w:val="en-GB"/>
          </w:rPr>
          <w:delText>are categorical random effect grouping variables. All l</w:delText>
        </w:r>
      </w:del>
      <w:ins w:author="Houwelin2" w:date="2022-10-18T14:45:00Z" w:id="511">
        <w:r w:rsidR="009B17E2">
          <w:rPr>
            <w:rFonts w:ascii="Times New Roman" w:hAnsi="Times New Roman" w:cs="Times New Roman"/>
            <w:sz w:val="24"/>
            <w:szCs w:val="24"/>
            <w:lang w:val="en-GB"/>
          </w:rPr>
          <w:t>R</w:t>
        </w:r>
      </w:ins>
      <w:del w:author="Houwelin2" w:date="2022-10-18T14:45:00Z" w:id="512">
        <w:r w:rsidRPr="00D74E9A" w:rsidDel="009B17E2" w:rsidR="00A96CD9">
          <w:rPr>
            <w:rFonts w:ascii="Times New Roman" w:hAnsi="Times New Roman" w:cs="Times New Roman"/>
            <w:sz w:val="24"/>
            <w:szCs w:val="24"/>
            <w:lang w:val="en-GB"/>
          </w:rPr>
          <w:delText>ogistic r</w:delText>
        </w:r>
      </w:del>
      <w:r w:rsidRPr="00D74E9A" w:rsidR="00A96CD9">
        <w:rPr>
          <w:rFonts w:ascii="Times New Roman" w:hAnsi="Times New Roman" w:cs="Times New Roman"/>
          <w:sz w:val="24"/>
          <w:szCs w:val="24"/>
          <w:lang w:val="en-GB"/>
        </w:rPr>
        <w:t xml:space="preserve">egression analyses were carried on R version 4.1.0. </w:t>
      </w:r>
      <w:del w:author="Houwelin2" w:date="2022-10-18T14:45:00Z" w:id="513">
        <w:r w:rsidRPr="00D74E9A" w:rsidDel="009B17E2" w:rsidR="00A96CD9">
          <w:rPr>
            <w:rFonts w:ascii="Times New Roman" w:hAnsi="Times New Roman" w:cs="Times New Roman"/>
            <w:sz w:val="24"/>
            <w:szCs w:val="24"/>
            <w:lang w:val="en-GB"/>
          </w:rPr>
          <w:delText xml:space="preserve">All </w:delText>
        </w:r>
      </w:del>
      <w:ins w:author="Houwelin2" w:date="2022-10-18T14:46:00Z" w:id="514">
        <w:r w:rsidR="009B17E2">
          <w:rPr>
            <w:rFonts w:ascii="Times New Roman" w:hAnsi="Times New Roman" w:cs="Times New Roman"/>
            <w:sz w:val="24"/>
            <w:szCs w:val="24"/>
            <w:lang w:val="en-GB"/>
          </w:rPr>
          <w:t>L</w:t>
        </w:r>
      </w:ins>
      <w:ins w:author="Houwelin2" w:date="2022-10-18T14:45:00Z" w:id="515">
        <w:r w:rsidR="009B17E2">
          <w:rPr>
            <w:rFonts w:ascii="Times New Roman" w:hAnsi="Times New Roman" w:cs="Times New Roman"/>
            <w:sz w:val="24"/>
            <w:szCs w:val="24"/>
            <w:lang w:val="en-GB"/>
          </w:rPr>
          <w:t>ogistic regression</w:t>
        </w:r>
        <w:r w:rsidRPr="00D74E9A" w:rsidR="009B17E2">
          <w:rPr>
            <w:rFonts w:ascii="Times New Roman" w:hAnsi="Times New Roman" w:cs="Times New Roman"/>
            <w:sz w:val="24"/>
            <w:szCs w:val="24"/>
            <w:lang w:val="en-GB"/>
          </w:rPr>
          <w:t xml:space="preserve"> </w:t>
        </w:r>
      </w:ins>
      <w:r w:rsidRPr="00D74E9A" w:rsidR="00A96CD9">
        <w:rPr>
          <w:rFonts w:ascii="Times New Roman" w:hAnsi="Times New Roman" w:cs="Times New Roman"/>
          <w:sz w:val="24"/>
          <w:szCs w:val="24"/>
          <w:lang w:val="en-GB"/>
        </w:rPr>
        <w:t xml:space="preserve">models were run with the </w:t>
      </w:r>
      <w:r w:rsidRPr="00D74E9A" w:rsidR="00A96CD9">
        <w:rPr>
          <w:rFonts w:ascii="Times New Roman" w:hAnsi="Times New Roman" w:cs="Times New Roman"/>
          <w:i/>
          <w:sz w:val="24"/>
          <w:szCs w:val="24"/>
          <w:lang w:val="en-GB"/>
        </w:rPr>
        <w:t xml:space="preserve">lme4 </w:t>
      </w:r>
      <w:r w:rsidRPr="00D74E9A" w:rsidR="00A96CD9">
        <w:rPr>
          <w:rFonts w:ascii="Times New Roman" w:hAnsi="Times New Roman" w:cs="Times New Roman"/>
          <w:sz w:val="24"/>
          <w:szCs w:val="24"/>
          <w:lang w:val="en-GB"/>
        </w:rPr>
        <w:t>package</w:t>
      </w:r>
      <w:r w:rsidR="00E213D3">
        <w:rPr>
          <w:rFonts w:ascii="Times New Roman" w:hAnsi="Times New Roman" w:cs="Times New Roman"/>
          <w:sz w:val="24"/>
          <w:szCs w:val="24"/>
          <w:lang w:val="en-GB"/>
        </w:rPr>
        <w:t xml:space="preserve"> </w:t>
      </w:r>
      <w:r w:rsidRPr="00D74E9A" w:rsidR="00A96CD9">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lme4","type":"article-journal","volume":"67"},"uris":["http://www.mendeley.com/documents/?uuid=d4f61c2e-0529-44f4-969d-f794fc25f655"]}],"mendeley":{"formattedCitation":"(Bates et al., 2015)","plainTextFormattedCitation":"(Bates et al., 2015)","previouslyFormattedCitation":"(Bates et al., 2015)"},"properties":{"noteIndex":0},"schema":"https://github.com/citation-style-language/schema/raw/master/csl-citation.json"}</w:instrText>
      </w:r>
      <w:r w:rsidRPr="00D74E9A" w:rsidR="00A96CD9">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(Bates et al., 2015)</w:t>
      </w:r>
      <w:r w:rsidRPr="00D74E9A" w:rsidR="00A96CD9">
        <w:rPr>
          <w:rFonts w:ascii="Times New Roman" w:hAnsi="Times New Roman" w:cs="Times New Roman"/>
          <w:sz w:val="24"/>
          <w:szCs w:val="24"/>
          <w:lang w:val="en-GB"/>
        </w:rPr>
        <w:fldChar w:fldCharType="end"/>
      </w:r>
      <w:r w:rsidRPr="00D74E9A" w:rsidR="00A96CD9">
        <w:rPr>
          <w:rFonts w:ascii="Times New Roman" w:hAnsi="Times New Roman" w:cs="Times New Roman"/>
          <w:sz w:val="24"/>
          <w:szCs w:val="24"/>
          <w:lang w:val="en-GB"/>
        </w:rPr>
        <w:t xml:space="preserve"> version 1.1-27. </w:t>
      </w:r>
      <w:ins w:author="Houwelin2" w:date="2022-10-18T14:46:00Z" w:id="516">
        <w:r w:rsidR="009B17E2">
          <w:rPr>
            <w:rFonts w:ascii="Times New Roman" w:hAnsi="Times New Roman" w:cs="Times New Roman"/>
            <w:sz w:val="24"/>
            <w:szCs w:val="24"/>
            <w:lang w:val="en-GB"/>
          </w:rPr>
          <w:t>O</w:t>
        </w:r>
      </w:ins>
      <w:del w:author="Houwelin2" w:date="2022-10-18T14:45:00Z" w:id="517">
        <w:r w:rsidRPr="00D74E9A" w:rsidDel="009B17E2" w:rsidR="00A96CD9">
          <w:rPr>
            <w:rFonts w:ascii="Times New Roman" w:hAnsi="Times New Roman" w:cs="Times New Roman"/>
            <w:sz w:val="24"/>
            <w:szCs w:val="24"/>
            <w:lang w:val="en-GB"/>
          </w:rPr>
          <w:delText>O</w:delText>
        </w:r>
      </w:del>
      <w:r w:rsidRPr="00D74E9A" w:rsidR="00A96CD9">
        <w:rPr>
          <w:rFonts w:ascii="Times New Roman" w:hAnsi="Times New Roman" w:cs="Times New Roman"/>
          <w:sz w:val="24"/>
          <w:szCs w:val="24"/>
          <w:lang w:val="en-GB"/>
        </w:rPr>
        <w:t>rdinal regression</w:t>
      </w:r>
      <w:r w:rsidRPr="00D74E9A" w:rsidR="008934EE">
        <w:rPr>
          <w:rFonts w:ascii="Times New Roman" w:hAnsi="Times New Roman" w:cs="Times New Roman"/>
          <w:sz w:val="24"/>
          <w:szCs w:val="24"/>
          <w:lang w:val="en-GB"/>
        </w:rPr>
        <w:t xml:space="preserve"> models without random effects</w:t>
      </w:r>
      <w:r w:rsidRPr="00D74E9A" w:rsidR="00A96CD9">
        <w:rPr>
          <w:rFonts w:ascii="Times New Roman" w:hAnsi="Times New Roman" w:cs="Times New Roman"/>
          <w:sz w:val="24"/>
          <w:szCs w:val="24"/>
          <w:lang w:val="en-GB"/>
        </w:rPr>
        <w:t xml:space="preserve"> were run with the </w:t>
      </w:r>
      <w:r w:rsidRPr="00D74E9A" w:rsidR="00A96CD9">
        <w:rPr>
          <w:rFonts w:ascii="Times New Roman" w:hAnsi="Times New Roman" w:cs="Times New Roman"/>
          <w:i/>
          <w:sz w:val="24"/>
          <w:szCs w:val="24"/>
          <w:lang w:val="en-GB"/>
        </w:rPr>
        <w:t>MASS</w:t>
      </w:r>
      <w:r w:rsidR="00E213D3">
        <w:rPr>
          <w:rFonts w:ascii="Times New Roman" w:hAnsi="Times New Roman" w:cs="Times New Roman"/>
          <w:i/>
          <w:sz w:val="24"/>
          <w:szCs w:val="24"/>
          <w:lang w:val="en-GB"/>
        </w:rPr>
        <w:t xml:space="preserve"> </w:t>
      </w:r>
      <w:r w:rsidRPr="00D74E9A" w:rsidR="00A96CD9">
        <w:rPr>
          <w:rFonts w:ascii="Times New Roman" w:hAnsi="Times New Roman" w:cs="Times New Roman"/>
          <w:i/>
          <w:sz w:val="24"/>
          <w:szCs w:val="24"/>
          <w:lang w:val="en-GB"/>
        </w:rPr>
        <w:fldChar w:fldCharType="begin" w:fldLock="1"/>
      </w:r>
      <w:r w:rsidR="00FE43C0">
        <w:rPr>
          <w:rFonts w:ascii="Times New Roman" w:hAnsi="Times New Roman" w:cs="Times New Roman"/>
          <w:i/>
          <w:sz w:val="24"/>
          <w:szCs w:val="24"/>
          <w:lang w:val="en-GB"/>
        </w:rPr>
        <w:instrText>ADDIN CSL_CITATION {"citationItems":[{"id":"ITEM-1","itemData":{"author":[{"dropping-particle":"","family":"Venables","given":"W N","non-dropping-particle":"","parse-names":false,"suffix":""},{"dropping-particle":"","family":"Ripley","given":"B D","non-dropping-particle":"","parse-names":false,"suffix":""}],"edition":"Fourth","id":"ITEM-1","issued":{"date-parts":[["2002"]]},"note":"ISBN 0-387-95457-0","publisher":"Springer","publisher-place":"New York","title":"Modern Applied Statistics with S","type":"book"},"uris":["http://www.mendeley.com/documents/?uuid=f6f3435c-d900-4908-855b-3fae6afeeddd"]}],"mendeley":{"formattedCitation":"(Venables &amp; Ripley, 2002)","plainTextFormattedCitation":"(Venables &amp; Ripley, 2002)","previouslyFormattedCitation":"(Venables &amp; Ripley, 2002)"},"properties":{"noteIndex":0},"schema":"https://github.com/citation-style-language/schema/raw/master/csl-citation.json"}</w:instrText>
      </w:r>
      <w:r w:rsidRPr="00D74E9A" w:rsidR="00A96CD9">
        <w:rPr>
          <w:rFonts w:ascii="Times New Roman" w:hAnsi="Times New Roman" w:cs="Times New Roman"/>
          <w:i/>
          <w:sz w:val="24"/>
          <w:szCs w:val="24"/>
          <w:lang w:val="en-GB"/>
        </w:rPr>
        <w:fldChar w:fldCharType="separate"/>
      </w:r>
      <w:r w:rsidRPr="004C7B1B" w:rsidR="004C7B1B">
        <w:rPr>
          <w:rFonts w:ascii="Times New Roman" w:hAnsi="Times New Roman" w:cs="Times New Roman"/>
          <w:noProof/>
          <w:sz w:val="24"/>
          <w:szCs w:val="24"/>
          <w:lang w:val="en-GB"/>
        </w:rPr>
        <w:t>(Venables &amp; Ripley, 2002)</w:t>
      </w:r>
      <w:r w:rsidRPr="00D74E9A" w:rsidR="00A96CD9">
        <w:rPr>
          <w:rFonts w:ascii="Times New Roman" w:hAnsi="Times New Roman" w:cs="Times New Roman"/>
          <w:i/>
          <w:sz w:val="24"/>
          <w:szCs w:val="24"/>
          <w:lang w:val="en-GB"/>
        </w:rPr>
        <w:fldChar w:fldCharType="end"/>
      </w:r>
      <w:r w:rsidRPr="00D74E9A" w:rsidR="00A96CD9">
        <w:rPr>
          <w:rFonts w:ascii="Times New Roman" w:hAnsi="Times New Roman" w:cs="Times New Roman"/>
          <w:i/>
          <w:sz w:val="24"/>
          <w:szCs w:val="24"/>
          <w:lang w:val="en-GB"/>
        </w:rPr>
        <w:t xml:space="preserve"> </w:t>
      </w:r>
      <w:r w:rsidRPr="00D74E9A" w:rsidR="00A96CD9">
        <w:rPr>
          <w:rFonts w:ascii="Times New Roman" w:hAnsi="Times New Roman" w:cs="Times New Roman"/>
          <w:sz w:val="24"/>
          <w:szCs w:val="24"/>
          <w:lang w:val="en-GB"/>
        </w:rPr>
        <w:t xml:space="preserve">package version 7.3-54, whilst ordinal regression models including random effects were run with the </w:t>
      </w:r>
      <w:r w:rsidRPr="00D74E9A" w:rsidR="00A96CD9">
        <w:rPr>
          <w:rFonts w:ascii="Times New Roman" w:hAnsi="Times New Roman" w:cs="Times New Roman"/>
          <w:i/>
          <w:sz w:val="24"/>
          <w:szCs w:val="24"/>
          <w:lang w:val="en-GB"/>
        </w:rPr>
        <w:t xml:space="preserve">ordinal </w:t>
      </w:r>
      <w:r w:rsidRPr="00D74E9A" w:rsidR="00A96CD9">
        <w:rPr>
          <w:rFonts w:ascii="Times New Roman" w:hAnsi="Times New Roman" w:cs="Times New Roman"/>
          <w:sz w:val="24"/>
          <w:szCs w:val="24"/>
          <w:lang w:val="en-GB"/>
        </w:rPr>
        <w:t>package</w:t>
      </w:r>
      <w:r w:rsidR="00E213D3">
        <w:rPr>
          <w:rFonts w:ascii="Times New Roman" w:hAnsi="Times New Roman" w:cs="Times New Roman"/>
          <w:sz w:val="24"/>
          <w:szCs w:val="24"/>
          <w:lang w:val="en-GB"/>
        </w:rPr>
        <w:t xml:space="preserve"> </w:t>
      </w:r>
      <w:r w:rsidRPr="00D74E9A" w:rsidR="00A96CD9">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{"citationItems":[{"id":"ITEM-1","itemData":{"author":[{"dropping-particle":"","family":"Christensen","given":"R","non-dropping-particle":"","parse-names":false,"suffix":""}],"id":"ITEM-1","issued":{"date-parts":[["2018"]]},"title":"Cumulative Link Models for Ordinal Regression with the R Package ordinal","type":"paper-conference"},"uris":["http://www.mendeley.com/documents/?uuid=97cc1b49-60a3-4634-ad99-6602ad58c049"]}],"mendeley":{"formattedCitation":"(Christensen, 2018)","plainTextFormattedCitation":"(Christensen, 2018)","previouslyFormattedCitation":"(Christensen, 2018)"},"properties":{"noteIndex":0},"schema":"https://github.com/citation-style-language/schema/raw/master/csl-citation.json"}</w:instrText>
      </w:r>
      <w:r w:rsidRPr="00D74E9A" w:rsidR="00A96CD9">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(Christensen, 2018)</w:t>
      </w:r>
      <w:r w:rsidRPr="00D74E9A" w:rsidR="00A96CD9">
        <w:rPr>
          <w:rFonts w:ascii="Times New Roman" w:hAnsi="Times New Roman" w:cs="Times New Roman"/>
          <w:sz w:val="24"/>
          <w:szCs w:val="24"/>
          <w:lang w:val="en-GB"/>
        </w:rPr>
        <w:fldChar w:fldCharType="end"/>
      </w:r>
      <w:r w:rsidRPr="00D74E9A" w:rsidR="00A96CD9">
        <w:rPr>
          <w:rFonts w:ascii="Times New Roman" w:hAnsi="Times New Roman" w:cs="Times New Roman"/>
          <w:sz w:val="24"/>
          <w:szCs w:val="24"/>
          <w:lang w:val="en-GB"/>
        </w:rPr>
        <w:t xml:space="preserve"> version 2019.12-10</w:t>
      </w:r>
      <w:r w:rsidRPr="00D74E9A" w:rsidR="0075133A">
        <w:rPr>
          <w:rFonts w:ascii="Times New Roman" w:hAnsi="Times New Roman" w:cs="Times New Roman"/>
          <w:sz w:val="24"/>
          <w:szCs w:val="24"/>
          <w:lang w:val="en-GB"/>
        </w:rPr>
        <w:t>.</w:t>
      </w:r>
    </w:p>
    <w:p w:rsidR="008D350B" w:rsidP="00D74E9A" w:rsidRDefault="008D350B" w14:paraId="633A0F4F" w14:textId="7E66C9F5">
      <w:pPr>
        <w:spacing w:after="120" w:line="480" w:lineRule="auto"/>
        <w:ind w:right="4"/>
        <w:jc w:val="both"/>
        <w:rPr>
          <w:ins w:author="Houwelin2" w:date="2022-09-04T17:17:00Z" w:id="518"/>
          <w:rFonts w:ascii="Times New Roman" w:hAnsi="Times New Roman" w:cs="Times New Roman"/>
          <w:sz w:val="24"/>
          <w:szCs w:val="24"/>
          <w:lang w:val="en-GB"/>
        </w:rPr>
      </w:pPr>
      <w:r w:rsidRPr="00D74E9A">
        <w:rPr>
          <w:rFonts w:ascii="Times New Roman" w:hAnsi="Times New Roman" w:cs="Times New Roman"/>
          <w:sz w:val="24"/>
          <w:szCs w:val="24"/>
          <w:lang w:val="en-GB"/>
        </w:rPr>
        <w:t>To assess the significance of each fixed factor, in addition to the full models, we ran restricted models thereof in which one model term at a time (</w:t>
      </w:r>
      <w:r w:rsidRPr="00D74E9A">
        <w:rPr>
          <w:rFonts w:ascii="Times New Roman" w:hAnsi="Times New Roman" w:cs="Times New Roman"/>
          <w:i/>
          <w:iCs/>
          <w:sz w:val="24"/>
          <w:szCs w:val="24"/>
          <w:lang w:val="en-GB"/>
        </w:rPr>
        <w:t>α power</w:t>
      </w:r>
      <w:r w:rsidRPr="00D74E9A">
        <w:rPr>
          <w:rFonts w:ascii="Times New Roman" w:hAnsi="Times New Roman" w:cs="Times New Roman"/>
          <w:i/>
          <w:sz w:val="24"/>
          <w:szCs w:val="24"/>
          <w:lang w:val="en-GB"/>
        </w:rPr>
        <w:t>,</w:t>
      </w:r>
      <w:r w:rsidRPr="00D74E9A">
        <w:rPr>
          <w:rFonts w:ascii="Times New Roman" w:hAnsi="Times New Roman" w:cs="Times New Roman"/>
          <w:sz w:val="24"/>
          <w:szCs w:val="24"/>
          <w:lang w:val="en-GB"/>
        </w:rPr>
        <w:t xml:space="preserve"> </w:t>
      </w:r>
      <w:r w:rsidRPr="00D74E9A">
        <w:rPr>
          <w:rFonts w:ascii="Times New Roman" w:hAnsi="Times New Roman" w:cs="Times New Roman"/>
          <w:i/>
          <w:iCs/>
          <w:sz w:val="24"/>
          <w:szCs w:val="24"/>
          <w:lang w:val="en-GB"/>
        </w:rPr>
        <w:t>SNR</w:t>
      </w:r>
      <w:r w:rsidRPr="00D74E9A">
        <w:rPr>
          <w:rFonts w:ascii="Times New Roman" w:hAnsi="Times New Roman" w:cs="Times New Roman"/>
          <w:i/>
          <w:sz w:val="24"/>
          <w:szCs w:val="24"/>
          <w:lang w:val="en-GB"/>
        </w:rPr>
        <w:t>,</w:t>
      </w:r>
      <w:r w:rsidRPr="00D74E9A" w:rsidR="00247CB6">
        <w:rPr>
          <w:rFonts w:ascii="Times New Roman" w:hAnsi="Times New Roman" w:cs="Times New Roman"/>
          <w:sz w:val="24"/>
          <w:szCs w:val="24"/>
          <w:lang w:val="en-GB"/>
        </w:rPr>
        <w:t xml:space="preserve"> and</w:t>
      </w:r>
      <w:r w:rsidRPr="00D74E9A">
        <w:rPr>
          <w:rFonts w:ascii="Times New Roman" w:hAnsi="Times New Roman" w:cs="Times New Roman"/>
          <w:sz w:val="24"/>
          <w:szCs w:val="24"/>
          <w:lang w:val="en-GB"/>
        </w:rPr>
        <w:t xml:space="preserve"> </w:t>
      </w:r>
      <w:r w:rsidRPr="00D74E9A">
        <w:rPr>
          <w:rFonts w:ascii="Times New Roman" w:hAnsi="Times New Roman" w:cs="Times New Roman"/>
          <w:i/>
          <w:iCs/>
          <w:sz w:val="24"/>
          <w:szCs w:val="24"/>
          <w:lang w:val="en-GB"/>
        </w:rPr>
        <w:t xml:space="preserve">α power </w:t>
      </w:r>
      <w:r w:rsidRPr="00D74E9A" w:rsidR="00247CB6">
        <w:rPr>
          <w:rFonts w:ascii="Times New Roman" w:hAnsi="Times New Roman" w:cs="Times New Roman"/>
          <w:iCs/>
          <w:sz w:val="24"/>
          <w:szCs w:val="24"/>
          <w:lang w:val="en-GB"/>
        </w:rPr>
        <w:t>by</w:t>
      </w:r>
      <w:r w:rsidRPr="00D74E9A">
        <w:rPr>
          <w:rFonts w:ascii="Times New Roman" w:hAnsi="Times New Roman" w:cs="Times New Roman"/>
          <w:i/>
          <w:iCs/>
          <w:sz w:val="24"/>
          <w:szCs w:val="24"/>
          <w:lang w:val="en-GB"/>
        </w:rPr>
        <w:t xml:space="preserve"> SNR</w:t>
      </w:r>
      <w:r w:rsidRPr="00D74E9A">
        <w:rPr>
          <w:rFonts w:ascii="Times New Roman" w:hAnsi="Times New Roman" w:cs="Times New Roman"/>
          <w:sz w:val="24"/>
          <w:szCs w:val="24"/>
          <w:lang w:val="en-GB"/>
        </w:rPr>
        <w:t xml:space="preserve"> interaction) is removed. The log</w:t>
      </w:r>
      <w:r w:rsidRPr="00D74E9A" w:rsidR="0027015E">
        <w:rPr>
          <w:rFonts w:ascii="Times New Roman" w:hAnsi="Times New Roman" w:cs="Times New Roman"/>
          <w:sz w:val="24"/>
          <w:szCs w:val="24"/>
          <w:lang w:val="en-GB"/>
        </w:rPr>
        <w:t>-</w:t>
      </w:r>
      <w:r w:rsidRPr="00D74E9A">
        <w:rPr>
          <w:rFonts w:ascii="Times New Roman" w:hAnsi="Times New Roman" w:cs="Times New Roman"/>
          <w:sz w:val="24"/>
          <w:szCs w:val="24"/>
          <w:lang w:val="en-GB"/>
        </w:rPr>
        <w:t>likelihood of each model is then computed and the test statistic describing the effect of each predictor is determined through the likelihood ratio test (LRT</w:t>
      </w:r>
      <w:r w:rsidR="00E213D3">
        <w:rPr>
          <w:rFonts w:ascii="Times New Roman" w:hAnsi="Times New Roman" w:cs="Times New Roman"/>
          <w:sz w:val="24"/>
          <w:szCs w:val="24"/>
          <w:lang w:val="en-GB"/>
        </w:rPr>
        <w:t xml:space="preserve">; </w:t>
      </w:r>
      <w:r w:rsidRPr="00D74E9A" w:rsidR="006F5665">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{"citationItems":[{"id":"ITEM-1","itemData":{"DOI":"https://doi.org/10.1002/0470011815.b2a15074","ISBN":"9780470011812","abstract":"Abstract The likelihood ratio test is a widely used procedure for testing hypotheses. It rejects the null hypothesis when the maximum likelihood under the null hypothesis is significantly smaller than the maximum likelihood under the alternative hypothesis. In some situations, its P value can be calculated exactly, but, in general, the P value must be approximated, usually by using a chi-square table. Three examples are presented. Methods have been, and continue to be, developed for improving the approximation.","author":[{"dropping-particle":"","family":"Birkes","given":"D","non-dropping-particle":"","parse-names":false,"suffix":""}],"collection-title":"Major Reference Works","container-title":"Encyclopedia of Biostatistics","id":"ITEM-1","issued":{"date-parts":[["2005","2","18"]]},"note":"https://doi.org/10.1002/0470011815.b2a15074","title":"Likelihood Ratio Tests","type":"article"},"uris":["http://www.mendeley.com/documents/?uuid=3e34e34d-4fe1-40e2-be39-bdc52652f8e7"]}],"mendeley":{"formattedCitation":"(Birkes, 2005)","manualFormatting":"Birkes, 2005)","plainTextFormattedCitation":"(Birkes, 2005)","previouslyFormattedCitation":"(Birkes, 2005)"},"properties":{"noteIndex":0},"schema":"https://github.com/citation-style-language/schema/raw/master/csl-citation.json"}</w:instrText>
      </w:r>
      <w:r w:rsidRPr="00D74E9A" w:rsidR="006F5665">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Birkes, 2005)</w:t>
      </w:r>
      <w:r w:rsidRPr="00D74E9A" w:rsidR="006F5665">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xml:space="preserve">. The test statistic follows a </w:t>
      </w:r>
      <w:r w:rsidRPr="00D74E9A">
        <w:rPr>
          <w:rFonts w:ascii="Times New Roman" w:hAnsi="Times New Roman" w:cs="Times New Roman"/>
          <w:i/>
          <w:sz w:val="24"/>
          <w:szCs w:val="24"/>
          <w:lang w:val="en-GB"/>
        </w:rPr>
        <w:t>χ</w:t>
      </w:r>
      <w:r w:rsidRPr="00D74E9A">
        <w:rPr>
          <w:rFonts w:ascii="Times New Roman" w:hAnsi="Times New Roman" w:cs="Times New Roman"/>
          <w:i/>
          <w:sz w:val="24"/>
          <w:szCs w:val="24"/>
          <w:vertAlign w:val="superscript"/>
          <w:lang w:val="en-GB"/>
        </w:rPr>
        <w:t>2</w:t>
      </w:r>
      <w:r w:rsidRPr="00D74E9A">
        <w:rPr>
          <w:rFonts w:ascii="Times New Roman" w:hAnsi="Times New Roman" w:cs="Times New Roman"/>
          <w:sz w:val="24"/>
          <w:szCs w:val="24"/>
          <w:lang w:val="en-GB"/>
        </w:rPr>
        <w:t xml:space="preserve"> distribution with degrees of freedom equal to the difference in the number </w:t>
      </w:r>
      <w:r w:rsidRPr="00D74E9A">
        <w:rPr>
          <w:rFonts w:ascii="Times New Roman" w:hAnsi="Times New Roman" w:cs="Times New Roman"/>
          <w:sz w:val="24"/>
          <w:szCs w:val="24"/>
          <w:lang w:val="en-GB"/>
        </w:rPr>
        <w:lastRenderedPageBreak/>
        <w:t xml:space="preserve">of free parameters between the complex model and the nested model. This allows for the possibility to calculate the </w:t>
      </w:r>
      <w:r w:rsidRPr="00D74E9A">
        <w:rPr>
          <w:rFonts w:ascii="Times New Roman" w:hAnsi="Times New Roman" w:cs="Times New Roman"/>
          <w:i/>
          <w:sz w:val="24"/>
          <w:szCs w:val="24"/>
          <w:lang w:val="en-GB"/>
        </w:rPr>
        <w:t>p</w:t>
      </w:r>
      <w:r w:rsidRPr="00D74E9A">
        <w:rPr>
          <w:rFonts w:ascii="Times New Roman" w:hAnsi="Times New Roman" w:cs="Times New Roman"/>
          <w:sz w:val="24"/>
          <w:szCs w:val="24"/>
          <w:lang w:val="en-GB"/>
        </w:rPr>
        <w:t xml:space="preserve">-value describing the significance level of each predictor. Post-hoc comparison of the estimated marginal trends was run with the </w:t>
      </w:r>
      <w:proofErr w:type="spellStart"/>
      <w:r w:rsidRPr="00D74E9A">
        <w:rPr>
          <w:rFonts w:ascii="Times New Roman" w:hAnsi="Times New Roman" w:cs="Times New Roman"/>
          <w:i/>
          <w:sz w:val="24"/>
          <w:szCs w:val="24"/>
          <w:lang w:val="en-GB"/>
        </w:rPr>
        <w:t>emmeans</w:t>
      </w:r>
      <w:proofErr w:type="spellEnd"/>
      <w:r w:rsidRPr="00D74E9A">
        <w:rPr>
          <w:rFonts w:ascii="Times New Roman" w:hAnsi="Times New Roman" w:cs="Times New Roman"/>
          <w:i/>
          <w:sz w:val="24"/>
          <w:szCs w:val="24"/>
          <w:lang w:val="en-GB"/>
        </w:rPr>
        <w:t xml:space="preserve"> </w:t>
      </w:r>
      <w:r w:rsidRPr="00D74E9A">
        <w:rPr>
          <w:rFonts w:ascii="Times New Roman" w:hAnsi="Times New Roman" w:cs="Times New Roman"/>
          <w:sz w:val="24"/>
          <w:szCs w:val="24"/>
          <w:lang w:val="en-GB"/>
        </w:rPr>
        <w:t>package</w:t>
      </w:r>
      <w:r w:rsidR="00E213D3">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{"citationItems":[{"id":"ITEM-1","itemData":{"author":[{"dropping-particle":"V","family":"Lenth","given":"Russell","non-dropping-particle":"","parse-names":false,"suffix":""}],"id":"ITEM-1","issued":{"date-parts":[["2021"]]},"note":"R package version 1.6.1","title":"emmeans: Estimated Marginal Means, aka Least-Squares Means","type":"article"},"uris":["http://www.mendeley.com/documents/?uuid=5d440f1d-7328-4de2-b77d-a87dc60aeea4"]}],"mendeley":{"formattedCitation":"(Lenth, 2021)","plainTextFormattedCitation":"(Lenth, 2021)","previouslyFormattedCitation":"(Lenth, 2021)"},"properties":{"noteIndex":0},"schema":"https://github.com/citation-style-language/schema/raw/master/csl-citation.json"}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(Lenth, 2021)</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xml:space="preserve"> version 1.6.2-1.</w:t>
      </w:r>
    </w:p>
    <w:p w:rsidRPr="00D74E9A" w:rsidR="007E6487" w:rsidP="00D74E9A" w:rsidRDefault="007E6487" w14:paraId="485EBAC8" w14:textId="77777777">
      <w:pPr>
        <w:spacing w:after="120" w:line="480" w:lineRule="auto"/>
        <w:ind w:right="4"/>
        <w:jc w:val="both"/>
        <w:rPr>
          <w:rFonts w:ascii="Times New Roman" w:hAnsi="Times New Roman" w:cs="Times New Roman"/>
          <w:iCs/>
          <w:sz w:val="24"/>
          <w:szCs w:val="24"/>
          <w:lang w:val="en-GB"/>
        </w:rPr>
      </w:pPr>
    </w:p>
    <w:p w:rsidRPr="00BD042C" w:rsidR="00C84B80" w:rsidP="00D74E9A" w:rsidRDefault="008D350B" w14:paraId="31F4F722" w14:textId="37B23A11">
      <w:pPr>
        <w:spacing w:after="120" w:line="480" w:lineRule="auto"/>
        <w:ind w:right="4"/>
        <w:jc w:val="both"/>
        <w:rPr>
          <w:rStyle w:val="CommentReference"/>
          <w:rFonts w:ascii="Times New Roman" w:hAnsi="Times New Roman" w:cs="Times New Roman"/>
          <w:sz w:val="24"/>
          <w:szCs w:val="24"/>
          <w:lang w:val="en-GB"/>
          <w:rPrChange w:author="Houwelin2" w:date="2022-10-18T14:55:00Z" w:id="519">
            <w:rPr>
              <w:rStyle w:val="CommentReference"/>
              <w:rFonts w:ascii="Times New Roman" w:hAnsi="Times New Roman" w:cs="Times New Roman"/>
              <w:sz w:val="24"/>
              <w:szCs w:val="24"/>
            </w:rPr>
          </w:rPrChange>
        </w:rPr>
      </w:pPr>
      <w:r w:rsidRPr="00D74E9A">
        <w:rPr>
          <w:rFonts w:ascii="Times New Roman" w:hAnsi="Times New Roman" w:cs="Times New Roman"/>
          <w:b/>
          <w:bCs/>
          <w:sz w:val="24"/>
          <w:szCs w:val="24"/>
          <w:u w:val="single"/>
          <w:lang w:val="en-GB"/>
        </w:rPr>
        <w:t xml:space="preserve">Cluster-based permutation testing </w:t>
      </w:r>
      <w:r w:rsidRPr="00D74E9A">
        <w:rPr>
          <w:rFonts w:ascii="Times New Roman" w:hAnsi="Times New Roman" w:cs="Times New Roman"/>
          <w:sz w:val="24"/>
          <w:szCs w:val="24"/>
        </w:rPr>
        <w:t xml:space="preserve">was carried out </w:t>
      </w:r>
      <w:r w:rsidRPr="00D74E9A">
        <w:rPr>
          <w:rFonts w:ascii="Times New Roman" w:hAnsi="Times New Roman" w:cs="Times New Roman"/>
          <w:sz w:val="24"/>
          <w:szCs w:val="24"/>
          <w:lang w:val="en-GB"/>
        </w:rPr>
        <w:t>following the procedure outlined by</w:t>
      </w:r>
      <w:r w:rsidR="002D0738">
        <w:rPr>
          <w:rFonts w:ascii="Times New Roman" w:hAnsi="Times New Roman" w:cs="Times New Roman"/>
          <w:sz w:val="24"/>
          <w:szCs w:val="24"/>
          <w:lang w:val="en-GB"/>
        </w:rPr>
        <w:t xml:space="preserve"> </w:t>
      </w:r>
      <w:r w:rsidRPr="00D74E9A" w:rsidR="00987F16">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{"citationItems":[{"id":"ITEM-1","itemData":{"DOI":"10.1016/j.jneumeth.2007.03.024","ISSN":"01650270","abstract":"In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 © 2007 Elsevier B.V. All rights reserved.","author":[{"dropping-particle":"","family":"Maris","given":"Eric","non-dropping-particle":"","parse-names":false,"suffix":""},{"dropping-particle":"","family":"Oostenveld","given":"Robert","non-dropping-particle":"","parse-names":false,"suffix":""}],"container-title":"Journal of Neuroscience Methods","id":"ITEM-1","issue":"1","issued":{"date-parts":[["2007"]]},"page":"177-190","title":"Nonparametric statistical testing of EEG- and MEG-data","type":"article-journal","volume":"164"},"uris":["http://www.mendeley.com/documents/?uuid=b6318573-399d-442d-b5dc-699d257c3d2d"]}],"mendeley":{"formattedCitation":"(Maris &amp; Oostenveld, 2007)","manualFormatting":"Maris &amp; Oostenveld (2007)","plainTextFormattedCitation":"(Maris &amp; Oostenveld, 2007)","previouslyFormattedCitation":"(Maris &amp; Oostenveld, 2007)"},"properties":{"noteIndex":0},"schema":"https://github.com/citation-style-language/schema/raw/master/csl-citation.json"}</w:instrText>
      </w:r>
      <w:r w:rsidRPr="00D74E9A" w:rsidR="00987F16">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 xml:space="preserve">Maris &amp; Oostenveld </w:t>
      </w:r>
      <w:r w:rsidR="002D0738">
        <w:rPr>
          <w:rFonts w:ascii="Times New Roman" w:hAnsi="Times New Roman" w:cs="Times New Roman"/>
          <w:noProof/>
          <w:sz w:val="24"/>
          <w:szCs w:val="24"/>
          <w:lang w:val="en-GB"/>
        </w:rPr>
        <w:t>(</w:t>
      </w:r>
      <w:r w:rsidRPr="004C7B1B" w:rsidR="004C7B1B">
        <w:rPr>
          <w:rFonts w:ascii="Times New Roman" w:hAnsi="Times New Roman" w:cs="Times New Roman"/>
          <w:noProof/>
          <w:sz w:val="24"/>
          <w:szCs w:val="24"/>
          <w:lang w:val="en-GB"/>
        </w:rPr>
        <w:t>2007)</w:t>
      </w:r>
      <w:r w:rsidRPr="00D74E9A" w:rsidR="00987F16">
        <w:rPr>
          <w:rFonts w:ascii="Times New Roman" w:hAnsi="Times New Roman" w:cs="Times New Roman"/>
          <w:sz w:val="24"/>
          <w:szCs w:val="24"/>
          <w:lang w:val="en-GB"/>
        </w:rPr>
        <w:fldChar w:fldCharType="end"/>
      </w:r>
      <w:r w:rsidRPr="00D74E9A">
        <w:rPr>
          <w:rFonts w:ascii="Times New Roman" w:hAnsi="Times New Roman" w:cs="Times New Roman"/>
          <w:noProof/>
          <w:sz w:val="24"/>
          <w:szCs w:val="24"/>
          <w:lang w:val="en-GB"/>
        </w:rPr>
        <w:t xml:space="preserve">. </w:t>
      </w:r>
      <w:r w:rsidRPr="00D74E9A">
        <w:rPr>
          <w:rFonts w:ascii="Times New Roman" w:hAnsi="Times New Roman" w:cs="Times New Roman"/>
          <w:sz w:val="24"/>
          <w:szCs w:val="24"/>
          <w:lang w:val="en-GB"/>
        </w:rPr>
        <w:t xml:space="preserve">For each time point and cortical parcel, we fitted the regression models selected. For the predictor α power and its interaction with SNR, a set of “cluster statistics” was determined on the basis of all parcels whose p-value for the term under investigation was below 0.01. The cluster statistic was computed as the sum of the predictor’s </w:t>
      </w:r>
      <w:r w:rsidRPr="00D74E9A">
        <w:rPr>
          <w:rFonts w:ascii="Times New Roman" w:hAnsi="Times New Roman" w:cs="Times New Roman"/>
          <w:i/>
          <w:sz w:val="24"/>
          <w:szCs w:val="24"/>
          <w:lang w:val="en-GB"/>
        </w:rPr>
        <w:t>χ</w:t>
      </w:r>
      <w:r w:rsidRPr="00D74E9A">
        <w:rPr>
          <w:rFonts w:ascii="Times New Roman" w:hAnsi="Times New Roman" w:cs="Times New Roman"/>
          <w:i/>
          <w:sz w:val="24"/>
          <w:szCs w:val="24"/>
          <w:vertAlign w:val="superscript"/>
          <w:lang w:val="en-GB"/>
        </w:rPr>
        <w:t>2</w:t>
      </w:r>
      <w:r w:rsidRPr="00D74E9A">
        <w:rPr>
          <w:rFonts w:ascii="Times New Roman" w:hAnsi="Times New Roman" w:cs="Times New Roman"/>
          <w:sz w:val="24"/>
          <w:szCs w:val="24"/>
          <w:lang w:val="en-GB"/>
        </w:rPr>
        <w:t xml:space="preserve"> values of parcels that were contiguous in both time and space. Parcels were considered as neighbours if they shared at least one connection among their respective source points (determining spatial clusters). Contiguity in time was defined as spatial clusters in adjacent time bins sharing at least one parcel. Parcels were grouped separately for the positive and negative main effects of α power</w:t>
      </w:r>
      <w:r w:rsidRPr="00D74E9A" w:rsidR="00625AC2">
        <w:rPr>
          <w:rFonts w:ascii="Times New Roman" w:hAnsi="Times New Roman" w:cs="Times New Roman"/>
          <w:sz w:val="24"/>
          <w:szCs w:val="24"/>
          <w:lang w:val="en-GB"/>
        </w:rPr>
        <w:t>. Similarly, they were grouped separately for</w:t>
      </w:r>
      <w:ins w:author="Houwelin2" w:date="2022-10-18T14:48:00Z" w:id="520">
        <w:r w:rsidR="00E534E0">
          <w:rPr>
            <w:rFonts w:ascii="Times New Roman" w:hAnsi="Times New Roman" w:cs="Times New Roman"/>
            <w:sz w:val="24"/>
            <w:szCs w:val="24"/>
            <w:lang w:val="en-GB"/>
          </w:rPr>
          <w:t xml:space="preserve"> α power * SNR</w:t>
        </w:r>
      </w:ins>
      <w:r w:rsidRPr="00D74E9A" w:rsidR="00625AC2">
        <w:rPr>
          <w:rFonts w:ascii="Times New Roman" w:hAnsi="Times New Roman" w:cs="Times New Roman"/>
          <w:sz w:val="24"/>
          <w:szCs w:val="24"/>
          <w:lang w:val="en-GB"/>
        </w:rPr>
        <w:t xml:space="preserve"> interaction effects </w:t>
      </w:r>
      <w:ins w:author="Houwelin2" w:date="2022-10-18T14:49:00Z" w:id="521">
        <w:r w:rsidR="0081268A">
          <w:rPr>
            <w:rFonts w:ascii="Times New Roman" w:hAnsi="Times New Roman" w:cs="Times New Roman"/>
            <w:sz w:val="24"/>
            <w:szCs w:val="24"/>
            <w:lang w:val="en-GB"/>
          </w:rPr>
          <w:t xml:space="preserve">showing positive and negative differences </w:t>
        </w:r>
      </w:ins>
      <w:ins w:author="Houwelin2" w:date="2022-10-18T14:50:00Z" w:id="522">
        <w:r w:rsidR="0081268A">
          <w:rPr>
            <w:rFonts w:ascii="Times New Roman" w:hAnsi="Times New Roman" w:cs="Times New Roman"/>
            <w:sz w:val="24"/>
            <w:szCs w:val="24"/>
            <w:lang w:val="en-GB"/>
          </w:rPr>
          <w:t xml:space="preserve">among the marginal means of low and </w:t>
        </w:r>
      </w:ins>
      <w:ins w:author="Houwelin2" w:date="2022-10-18T14:51:00Z" w:id="523">
        <w:r w:rsidR="0081268A">
          <w:rPr>
            <w:rFonts w:ascii="Times New Roman" w:hAnsi="Times New Roman" w:cs="Times New Roman"/>
            <w:sz w:val="24"/>
            <w:szCs w:val="24"/>
            <w:lang w:val="en-GB"/>
          </w:rPr>
          <w:t>high</w:t>
        </w:r>
      </w:ins>
      <w:ins w:author="Houwelin2" w:date="2022-10-18T14:50:00Z" w:id="524">
        <w:r w:rsidR="0081268A">
          <w:rPr>
            <w:rFonts w:ascii="Times New Roman" w:hAnsi="Times New Roman" w:cs="Times New Roman"/>
            <w:sz w:val="24"/>
            <w:szCs w:val="24"/>
            <w:lang w:val="en-GB"/>
          </w:rPr>
          <w:t xml:space="preserve"> </w:t>
        </w:r>
      </w:ins>
      <w:ins w:author="Houwelin2" w:date="2022-10-18T14:51:00Z" w:id="525">
        <w:r w:rsidR="0081268A">
          <w:rPr>
            <w:rFonts w:ascii="Times New Roman" w:hAnsi="Times New Roman" w:cs="Times New Roman"/>
            <w:sz w:val="24"/>
            <w:szCs w:val="24"/>
            <w:lang w:val="en-GB"/>
          </w:rPr>
          <w:t>degradation trials</w:t>
        </w:r>
      </w:ins>
      <w:ins w:author="Houwelin2" w:date="2022-10-18T14:53:00Z" w:id="526">
        <w:r w:rsidR="00FD1FA1">
          <w:rPr>
            <w:rFonts w:ascii="Times New Roman" w:hAnsi="Times New Roman" w:cs="Times New Roman"/>
            <w:sz w:val="24"/>
            <w:szCs w:val="24"/>
            <w:lang w:val="en-GB"/>
          </w:rPr>
          <w:t xml:space="preserve">, indicating a relatively beneficial and detrimental effect of </w:t>
        </w:r>
      </w:ins>
      <w:ins w:author="Houwelin2" w:date="2022-10-18T14:54:00Z" w:id="527">
        <w:r w:rsidR="00FD1FA1">
          <w:rPr>
            <w:rFonts w:ascii="Times New Roman" w:hAnsi="Times New Roman" w:cs="Times New Roman"/>
            <w:sz w:val="24"/>
            <w:szCs w:val="24"/>
            <w:lang w:val="en-GB"/>
          </w:rPr>
          <w:t>α power on the (objective or subjective) comprehension</w:t>
        </w:r>
      </w:ins>
      <w:ins w:author="Houwelin2" w:date="2022-10-18T14:55:00Z" w:id="528">
        <w:r w:rsidR="00FD1FA1">
          <w:rPr>
            <w:rFonts w:ascii="Times New Roman" w:hAnsi="Times New Roman" w:cs="Times New Roman"/>
            <w:sz w:val="24"/>
            <w:szCs w:val="24"/>
            <w:lang w:val="en-GB"/>
          </w:rPr>
          <w:t xml:space="preserve"> of less compared to more degraded stimuli, respectively</w:t>
        </w:r>
      </w:ins>
      <w:del w:author="Houwelin2" w:date="2022-10-18T14:55:00Z" w:id="529">
        <w:r w:rsidRPr="00D74E9A" w:rsidDel="00BD042C" w:rsidR="00625AC2">
          <w:rPr>
            <w:rFonts w:ascii="Times New Roman" w:hAnsi="Times New Roman" w:cs="Times New Roman"/>
            <w:sz w:val="24"/>
            <w:szCs w:val="24"/>
            <w:lang w:val="en-GB"/>
          </w:rPr>
          <w:delText>associated with positive and negative main effects of α power</w:delText>
        </w:r>
      </w:del>
      <w:r w:rsidRPr="00D74E9A" w:rsidR="00625AC2">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t>The cluster statistics were then tested against a null distribution of cluster statistics calculated in exactly the same way over 500 permutations of the data. We report clusters whose cluster statistic fell in bottom or top 2.5% of the null distribution (yielding a two-sided test with α = 0.05).</w:t>
      </w:r>
    </w:p>
    <w:p w:rsidRPr="00D74E9A" w:rsidR="00C84B80" w:rsidP="00D74E9A" w:rsidRDefault="00C84B80" w14:paraId="639DF011" w14:textId="77777777">
      <w:pPr>
        <w:spacing w:after="120" w:line="480" w:lineRule="auto"/>
        <w:ind w:right="4"/>
        <w:jc w:val="both"/>
        <w:rPr>
          <w:rFonts w:ascii="Times New Roman" w:hAnsi="Times New Roman" w:cs="Times New Roman"/>
          <w:b/>
          <w:bCs/>
          <w:sz w:val="24"/>
          <w:szCs w:val="24"/>
          <w:lang w:val="en-GB"/>
        </w:rPr>
      </w:pPr>
    </w:p>
    <w:p w:rsidRPr="00D74E9A" w:rsidR="008D350B" w:rsidP="00D74E9A" w:rsidRDefault="00C84B80" w14:paraId="6BC1DCEB" w14:textId="2707719A">
      <w:pPr>
        <w:spacing w:after="120" w:line="480" w:lineRule="auto"/>
        <w:ind w:right="4"/>
        <w:jc w:val="center"/>
        <w:rPr>
          <w:rFonts w:ascii="Times New Roman" w:hAnsi="Times New Roman" w:cs="Times New Roman"/>
          <w:b/>
          <w:bCs/>
          <w:sz w:val="24"/>
          <w:szCs w:val="24"/>
          <w:lang w:val="en-GB"/>
        </w:rPr>
      </w:pPr>
      <w:r w:rsidRPr="00D74E9A">
        <w:rPr>
          <w:rFonts w:ascii="Times New Roman" w:hAnsi="Times New Roman" w:cs="Times New Roman"/>
          <w:b/>
          <w:bCs/>
          <w:sz w:val="24"/>
          <w:szCs w:val="24"/>
          <w:lang w:val="en-GB"/>
        </w:rPr>
        <w:t>Re</w:t>
      </w:r>
      <w:r w:rsidRPr="00D74E9A" w:rsidR="008D350B">
        <w:rPr>
          <w:rFonts w:ascii="Times New Roman" w:hAnsi="Times New Roman" w:cs="Times New Roman"/>
          <w:b/>
          <w:bCs/>
          <w:sz w:val="24"/>
          <w:szCs w:val="24"/>
          <w:lang w:val="en-GB"/>
        </w:rPr>
        <w:t>sults:</w:t>
      </w:r>
    </w:p>
    <w:p w:rsidRPr="00D74E9A" w:rsidR="00347849" w:rsidP="00D74E9A" w:rsidRDefault="00347849" w14:paraId="17044324" w14:textId="687496E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
          <w:bCs/>
          <w:sz w:val="24"/>
          <w:szCs w:val="24"/>
          <w:u w:val="single"/>
          <w:lang w:val="en-GB"/>
        </w:rPr>
        <w:lastRenderedPageBreak/>
        <w:t>Results of calibration</w:t>
      </w:r>
      <w:r w:rsidRPr="00D74E9A" w:rsidR="006269A9">
        <w:rPr>
          <w:rFonts w:ascii="Times New Roman" w:hAnsi="Times New Roman" w:cs="Times New Roman"/>
          <w:b/>
          <w:bCs/>
          <w:sz w:val="24"/>
          <w:szCs w:val="24"/>
          <w:u w:val="single"/>
          <w:lang w:val="en-GB"/>
        </w:rPr>
        <w:t xml:space="preserve"> procedure</w:t>
      </w:r>
      <w:r w:rsidRPr="00D74E9A">
        <w:rPr>
          <w:rFonts w:ascii="Times New Roman" w:hAnsi="Times New Roman" w:cs="Times New Roman"/>
          <w:b/>
          <w:bCs/>
          <w:sz w:val="24"/>
          <w:szCs w:val="24"/>
          <w:u w:val="single"/>
          <w:lang w:val="en-GB"/>
        </w:rPr>
        <w:t>.</w:t>
      </w:r>
      <w:r w:rsidRPr="00D74E9A" w:rsidR="00C75DD0">
        <w:rPr>
          <w:rFonts w:ascii="Times New Roman" w:hAnsi="Times New Roman" w:cs="Times New Roman"/>
          <w:bCs/>
          <w:sz w:val="24"/>
          <w:szCs w:val="24"/>
          <w:lang w:val="en-GB"/>
        </w:rPr>
        <w:t xml:space="preserve"> The dB SNR levels associated </w:t>
      </w:r>
      <w:r w:rsidRPr="00D74E9A" w:rsidR="00035EF5">
        <w:rPr>
          <w:rFonts w:ascii="Times New Roman" w:hAnsi="Times New Roman" w:cs="Times New Roman"/>
          <w:bCs/>
          <w:sz w:val="24"/>
          <w:szCs w:val="24"/>
          <w:lang w:val="en-GB"/>
        </w:rPr>
        <w:t xml:space="preserve">with the digits’ SRT50 are listed in Table </w:t>
      </w:r>
      <w:r w:rsidRPr="00D74E9A" w:rsidR="008E67E1">
        <w:rPr>
          <w:rFonts w:ascii="Times New Roman" w:hAnsi="Times New Roman" w:cs="Times New Roman"/>
          <w:bCs/>
          <w:sz w:val="24"/>
          <w:szCs w:val="24"/>
          <w:lang w:val="en-GB"/>
        </w:rPr>
        <w:t>ST2</w:t>
      </w:r>
      <w:r w:rsidRPr="00D74E9A" w:rsidR="00035EF5">
        <w:rPr>
          <w:rFonts w:ascii="Times New Roman" w:hAnsi="Times New Roman" w:cs="Times New Roman"/>
          <w:bCs/>
          <w:sz w:val="24"/>
          <w:szCs w:val="24"/>
          <w:lang w:val="en-GB"/>
        </w:rPr>
        <w:t xml:space="preserve"> and displayed in Fig.3.</w:t>
      </w:r>
      <w:r w:rsidRPr="00D74E9A" w:rsidR="00DF76FD">
        <w:rPr>
          <w:rFonts w:ascii="Times New Roman" w:hAnsi="Times New Roman" w:cs="Times New Roman"/>
          <w:bCs/>
          <w:sz w:val="24"/>
          <w:szCs w:val="24"/>
          <w:lang w:val="en-GB"/>
        </w:rPr>
        <w:t xml:space="preserve"> </w:t>
      </w:r>
    </w:p>
    <w:p w:rsidRPr="00D74E9A" w:rsidR="00C75DD0" w:rsidP="00D74E9A" w:rsidRDefault="00C75DD0" w14:paraId="7F41D7A0" w14:textId="77777777">
      <w:pPr>
        <w:spacing w:after="120" w:line="480" w:lineRule="auto"/>
        <w:ind w:right="4"/>
        <w:jc w:val="center"/>
        <w:rPr>
          <w:rFonts w:ascii="Times New Roman" w:hAnsi="Times New Roman" w:cs="Times New Roman"/>
          <w:sz w:val="24"/>
          <w:szCs w:val="24"/>
          <w:lang w:val="en-GB"/>
        </w:rPr>
      </w:pPr>
      <w:r w:rsidRPr="00D74E9A">
        <w:rPr>
          <w:rFonts w:ascii="Times New Roman" w:hAnsi="Times New Roman" w:cs="Times New Roman"/>
          <w:noProof/>
          <w:sz w:val="24"/>
          <w:szCs w:val="24"/>
        </w:rPr>
        <w:drawing>
          <wp:inline distT="0" distB="0" distL="0" distR="0" wp14:anchorId="60E94DAD" wp14:editId="550976ED">
            <wp:extent cx="4276725" cy="3177410"/>
            <wp:effectExtent l="0" t="0" r="0" b="4445"/>
            <wp:docPr id="5" name="Picture 5" descr="C:\Users\Houwelin2\Desktop\digitRec_results\EGI\ALL\final\SRT_99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uwelin2\Desktop\digitRec_results\EGI\ALL\final\SRT_99fin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0576" cy="3202560"/>
                    </a:xfrm>
                    <a:prstGeom prst="rect">
                      <a:avLst/>
                    </a:prstGeom>
                    <a:noFill/>
                    <a:ln>
                      <a:noFill/>
                    </a:ln>
                  </pic:spPr>
                </pic:pic>
              </a:graphicData>
            </a:graphic>
          </wp:inline>
        </w:drawing>
      </w:r>
    </w:p>
    <w:p w:rsidRPr="00D74E9A" w:rsidR="00C75DD0" w:rsidP="00D74E9A" w:rsidRDefault="00C75DD0" w14:paraId="1BFA0046" w14:textId="2B91B22B">
      <w:pPr>
        <w:spacing w:after="120" w:line="480" w:lineRule="auto"/>
        <w:ind w:right="4"/>
        <w:jc w:val="center"/>
        <w:rPr>
          <w:rFonts w:ascii="Times New Roman" w:hAnsi="Times New Roman" w:cs="Times New Roman"/>
          <w:sz w:val="24"/>
          <w:szCs w:val="24"/>
          <w:lang w:val="en-GB"/>
        </w:rPr>
      </w:pPr>
      <w:r w:rsidRPr="00D74E9A">
        <w:rPr>
          <w:rFonts w:ascii="Times New Roman" w:hAnsi="Times New Roman" w:cs="Times New Roman"/>
          <w:b/>
          <w:bCs/>
          <w:sz w:val="24"/>
          <w:szCs w:val="24"/>
          <w:lang w:val="en-GB"/>
        </w:rPr>
        <w:t>Figure 3. SRT50</w:t>
      </w:r>
      <w:r w:rsidRPr="00D74E9A">
        <w:rPr>
          <w:rFonts w:ascii="Times New Roman" w:hAnsi="Times New Roman" w:cs="Times New Roman"/>
          <w:b/>
          <w:sz w:val="24"/>
          <w:szCs w:val="24"/>
          <w:lang w:val="en-GB"/>
        </w:rPr>
        <w:t xml:space="preserve"> of the digits. </w:t>
      </w:r>
      <w:r w:rsidRPr="00D74E9A">
        <w:rPr>
          <w:rFonts w:ascii="Times New Roman" w:hAnsi="Times New Roman" w:cs="Times New Roman"/>
          <w:sz w:val="24"/>
          <w:szCs w:val="24"/>
          <w:lang w:val="en-GB"/>
        </w:rPr>
        <w:t xml:space="preserve">Boxplots display the distribution of individual digit SRT50s. The red line represents the median, the lower limit of the body represents the 1st quartile. The upper limit of the body represents the 3rd quartile. Whiskers represent 1.5* the interquartile range, red crosses represent outliers, defined as data points whose absolute values exceed 1.5*IQR. </w:t>
      </w:r>
    </w:p>
    <w:p w:rsidRPr="00D74E9A" w:rsidR="00C75DD0" w:rsidP="00D74E9A" w:rsidRDefault="00C75DD0" w14:paraId="417ABC65" w14:textId="77777777">
      <w:pPr>
        <w:spacing w:after="120" w:line="480" w:lineRule="auto"/>
        <w:ind w:right="4"/>
        <w:jc w:val="both"/>
        <w:rPr>
          <w:rFonts w:ascii="Times New Roman" w:hAnsi="Times New Roman" w:cs="Times New Roman"/>
          <w:b/>
          <w:bCs/>
          <w:sz w:val="24"/>
          <w:szCs w:val="24"/>
          <w:u w:val="single"/>
          <w:lang w:val="en-GB"/>
        </w:rPr>
      </w:pPr>
    </w:p>
    <w:p w:rsidRPr="00D74E9A" w:rsidR="00C532A9" w:rsidP="00D74E9A" w:rsidRDefault="008D350B" w14:paraId="11C67D3F" w14:textId="66D57992">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
          <w:bCs/>
          <w:sz w:val="24"/>
          <w:szCs w:val="24"/>
          <w:u w:val="single"/>
          <w:lang w:val="en-GB"/>
        </w:rPr>
        <w:t>Behavioural results.</w:t>
      </w:r>
      <w:r w:rsidRPr="00D74E9A">
        <w:rPr>
          <w:rFonts w:ascii="Times New Roman" w:hAnsi="Times New Roman" w:cs="Times New Roman"/>
          <w:b/>
          <w:bCs/>
          <w:sz w:val="24"/>
          <w:szCs w:val="24"/>
          <w:lang w:val="en-GB"/>
        </w:rPr>
        <w:t xml:space="preserve"> </w:t>
      </w:r>
      <w:r w:rsidRPr="00D74E9A" w:rsidR="00372AA6">
        <w:rPr>
          <w:rFonts w:ascii="Times New Roman" w:hAnsi="Times New Roman" w:cs="Times New Roman"/>
          <w:bCs/>
          <w:sz w:val="24"/>
          <w:szCs w:val="24"/>
          <w:lang w:val="en-GB"/>
        </w:rPr>
        <w:t xml:space="preserve">We assessed the effect of a number of factors on behavioural outcomes by means of a series of </w:t>
      </w:r>
      <w:r w:rsidRPr="00D74E9A" w:rsidR="007C66A5">
        <w:rPr>
          <w:rFonts w:ascii="Times New Roman" w:hAnsi="Times New Roman" w:cs="Times New Roman"/>
          <w:bCs/>
          <w:sz w:val="24"/>
          <w:szCs w:val="24"/>
          <w:lang w:val="en-GB"/>
        </w:rPr>
        <w:t>repeated-measures</w:t>
      </w:r>
      <w:r w:rsidRPr="00D74E9A" w:rsidR="00372AA6">
        <w:rPr>
          <w:rFonts w:ascii="Times New Roman" w:hAnsi="Times New Roman" w:cs="Times New Roman"/>
          <w:bCs/>
          <w:sz w:val="24"/>
          <w:szCs w:val="24"/>
          <w:lang w:val="en-GB"/>
        </w:rPr>
        <w:t xml:space="preserve"> </w:t>
      </w:r>
      <w:r w:rsidRPr="00D74E9A" w:rsidR="00E53BE3">
        <w:rPr>
          <w:rFonts w:ascii="Times New Roman" w:hAnsi="Times New Roman" w:cs="Times New Roman"/>
          <w:bCs/>
          <w:sz w:val="24"/>
          <w:szCs w:val="24"/>
          <w:lang w:val="en-GB"/>
        </w:rPr>
        <w:t>Analysis of Variance (</w:t>
      </w:r>
      <w:r w:rsidRPr="00D74E9A" w:rsidR="00372AA6">
        <w:rPr>
          <w:rFonts w:ascii="Times New Roman" w:hAnsi="Times New Roman" w:cs="Times New Roman"/>
          <w:bCs/>
          <w:sz w:val="24"/>
          <w:szCs w:val="24"/>
          <w:lang w:val="en-GB"/>
        </w:rPr>
        <w:t>ANOVAs</w:t>
      </w:r>
      <w:r w:rsidRPr="00D74E9A" w:rsidR="00E53BE3">
        <w:rPr>
          <w:rFonts w:ascii="Times New Roman" w:hAnsi="Times New Roman" w:cs="Times New Roman"/>
          <w:bCs/>
          <w:sz w:val="24"/>
          <w:szCs w:val="24"/>
          <w:lang w:val="en-GB"/>
        </w:rPr>
        <w:t>)</w:t>
      </w:r>
      <w:r w:rsidRPr="00D74E9A" w:rsidR="00372AA6">
        <w:rPr>
          <w:rFonts w:ascii="Times New Roman" w:hAnsi="Times New Roman" w:cs="Times New Roman"/>
          <w:bCs/>
          <w:sz w:val="24"/>
          <w:szCs w:val="24"/>
          <w:lang w:val="en-GB"/>
        </w:rPr>
        <w:t xml:space="preserve">, described in Tables </w:t>
      </w:r>
      <w:r w:rsidRPr="00D74E9A" w:rsidR="00C25C7C">
        <w:rPr>
          <w:rFonts w:ascii="Times New Roman" w:hAnsi="Times New Roman" w:cs="Times New Roman"/>
          <w:bCs/>
          <w:sz w:val="24"/>
          <w:szCs w:val="24"/>
          <w:lang w:val="en-GB"/>
        </w:rPr>
        <w:t>1</w:t>
      </w:r>
      <w:r w:rsidRPr="00D74E9A" w:rsidR="00372AA6">
        <w:rPr>
          <w:rFonts w:ascii="Times New Roman" w:hAnsi="Times New Roman" w:cs="Times New Roman"/>
          <w:bCs/>
          <w:sz w:val="24"/>
          <w:szCs w:val="24"/>
          <w:lang w:val="en-GB"/>
        </w:rPr>
        <w:t xml:space="preserve"> and </w:t>
      </w:r>
      <w:r w:rsidRPr="00D74E9A" w:rsidR="00C25C7C">
        <w:rPr>
          <w:rFonts w:ascii="Times New Roman" w:hAnsi="Times New Roman" w:cs="Times New Roman"/>
          <w:bCs/>
          <w:sz w:val="24"/>
          <w:szCs w:val="24"/>
          <w:lang w:val="en-GB"/>
        </w:rPr>
        <w:t>2</w:t>
      </w:r>
      <w:r w:rsidRPr="00D74E9A" w:rsidR="00372AA6">
        <w:rPr>
          <w:rFonts w:ascii="Times New Roman" w:hAnsi="Times New Roman" w:cs="Times New Roman"/>
          <w:bCs/>
          <w:sz w:val="24"/>
          <w:szCs w:val="24"/>
          <w:lang w:val="en-GB"/>
        </w:rPr>
        <w:t xml:space="preserve">. Both individual mean comprehension and clarity significantly differed among SNR levels </w:t>
      </w:r>
      <w:r w:rsidRPr="00D74E9A" w:rsidR="00916355">
        <w:rPr>
          <w:rFonts w:ascii="Times New Roman" w:hAnsi="Times New Roman" w:cs="Times New Roman"/>
          <w:bCs/>
          <w:sz w:val="24"/>
          <w:szCs w:val="24"/>
          <w:lang w:val="en-GB"/>
        </w:rPr>
        <w:t xml:space="preserve">(Tables </w:t>
      </w:r>
      <w:r w:rsidRPr="00D74E9A" w:rsidR="00C25C7C">
        <w:rPr>
          <w:rFonts w:ascii="Times New Roman" w:hAnsi="Times New Roman" w:cs="Times New Roman"/>
          <w:bCs/>
          <w:sz w:val="24"/>
          <w:szCs w:val="24"/>
          <w:lang w:val="en-GB"/>
        </w:rPr>
        <w:t>1</w:t>
      </w:r>
      <w:r w:rsidRPr="00D74E9A" w:rsidR="00916355">
        <w:rPr>
          <w:rFonts w:ascii="Times New Roman" w:hAnsi="Times New Roman" w:cs="Times New Roman"/>
          <w:bCs/>
          <w:sz w:val="24"/>
          <w:szCs w:val="24"/>
          <w:lang w:val="en-GB"/>
        </w:rPr>
        <w:t>-</w:t>
      </w:r>
      <w:r w:rsidRPr="00D74E9A" w:rsidR="00C25C7C">
        <w:rPr>
          <w:rFonts w:ascii="Times New Roman" w:hAnsi="Times New Roman" w:cs="Times New Roman"/>
          <w:bCs/>
          <w:sz w:val="24"/>
          <w:szCs w:val="24"/>
          <w:lang w:val="en-GB"/>
        </w:rPr>
        <w:t>2</w:t>
      </w:r>
      <w:r w:rsidRPr="00D74E9A" w:rsidR="00916355">
        <w:rPr>
          <w:rFonts w:ascii="Times New Roman" w:hAnsi="Times New Roman" w:cs="Times New Roman"/>
          <w:bCs/>
          <w:sz w:val="24"/>
          <w:szCs w:val="24"/>
          <w:lang w:val="en-GB"/>
        </w:rPr>
        <w:t xml:space="preserve">, </w:t>
      </w:r>
      <w:r w:rsidRPr="00D74E9A" w:rsidR="00372AA6">
        <w:rPr>
          <w:rFonts w:ascii="Times New Roman" w:hAnsi="Times New Roman" w:cs="Times New Roman"/>
          <w:bCs/>
          <w:sz w:val="24"/>
          <w:szCs w:val="24"/>
          <w:lang w:val="en-GB"/>
        </w:rPr>
        <w:t>Fig.</w:t>
      </w:r>
      <w:r w:rsidRPr="00D74E9A" w:rsidR="008A5035">
        <w:rPr>
          <w:rFonts w:ascii="Times New Roman" w:hAnsi="Times New Roman" w:cs="Times New Roman"/>
          <w:bCs/>
          <w:sz w:val="24"/>
          <w:szCs w:val="24"/>
          <w:lang w:val="en-GB"/>
        </w:rPr>
        <w:t>4</w:t>
      </w:r>
      <w:r w:rsidRPr="00D74E9A" w:rsidR="00372AA6">
        <w:rPr>
          <w:rFonts w:ascii="Times New Roman" w:hAnsi="Times New Roman" w:cs="Times New Roman"/>
          <w:bCs/>
          <w:sz w:val="24"/>
          <w:szCs w:val="24"/>
          <w:lang w:val="en-GB"/>
        </w:rPr>
        <w:t xml:space="preserve">A-B). </w:t>
      </w:r>
      <w:r w:rsidRPr="00D74E9A">
        <w:rPr>
          <w:rFonts w:ascii="Times New Roman" w:hAnsi="Times New Roman" w:cs="Times New Roman"/>
          <w:bCs/>
          <w:sz w:val="24"/>
          <w:szCs w:val="24"/>
          <w:lang w:val="en-GB"/>
        </w:rPr>
        <w:t xml:space="preserve">To ensure that the calibration procedure resulted in the same performance levels across participants and digits, </w:t>
      </w:r>
      <w:r w:rsidRPr="00D74E9A" w:rsidR="00372AA6">
        <w:rPr>
          <w:rFonts w:ascii="Times New Roman" w:hAnsi="Times New Roman" w:cs="Times New Roman"/>
          <w:bCs/>
          <w:sz w:val="24"/>
          <w:szCs w:val="24"/>
          <w:lang w:val="en-GB"/>
        </w:rPr>
        <w:t>we also evaluated their effect on individual comprehension and clarity scores.</w:t>
      </w:r>
      <w:r w:rsidRPr="00D74E9A">
        <w:rPr>
          <w:rFonts w:ascii="Times New Roman" w:hAnsi="Times New Roman" w:cs="Times New Roman"/>
          <w:bCs/>
          <w:sz w:val="24"/>
          <w:szCs w:val="24"/>
          <w:lang w:val="en-GB"/>
        </w:rPr>
        <w:t xml:space="preserve"> Despite the extensive effort to calibrate stimuli such that performance across </w:t>
      </w:r>
      <w:r w:rsidRPr="00D74E9A">
        <w:rPr>
          <w:rFonts w:ascii="Times New Roman" w:hAnsi="Times New Roman" w:cs="Times New Roman"/>
          <w:bCs/>
          <w:sz w:val="24"/>
          <w:szCs w:val="24"/>
          <w:lang w:val="en-GB"/>
        </w:rPr>
        <w:lastRenderedPageBreak/>
        <w:t>digits would be equal, some significant differences remaine</w:t>
      </w:r>
      <w:r w:rsidRPr="00D74E9A" w:rsidR="00372AA6">
        <w:rPr>
          <w:rFonts w:ascii="Times New Roman" w:hAnsi="Times New Roman" w:cs="Times New Roman"/>
          <w:bCs/>
          <w:sz w:val="24"/>
          <w:szCs w:val="24"/>
          <w:lang w:val="en-GB"/>
        </w:rPr>
        <w:t>d</w:t>
      </w:r>
      <w:r w:rsidRPr="00D74E9A" w:rsidR="00C532A9">
        <w:rPr>
          <w:rFonts w:ascii="Times New Roman" w:hAnsi="Times New Roman" w:cs="Times New Roman"/>
          <w:bCs/>
          <w:sz w:val="24"/>
          <w:szCs w:val="24"/>
          <w:lang w:val="en-GB"/>
        </w:rPr>
        <w:t>: whilst comprehension did not differ significantly among digits</w:t>
      </w:r>
      <w:r w:rsidRPr="00D74E9A" w:rsidR="0083756C">
        <w:rPr>
          <w:rFonts w:ascii="Times New Roman" w:hAnsi="Times New Roman" w:cs="Times New Roman"/>
          <w:bCs/>
          <w:sz w:val="24"/>
          <w:szCs w:val="24"/>
          <w:lang w:val="en-GB"/>
        </w:rPr>
        <w:t>, the digit*</w:t>
      </w:r>
      <w:r w:rsidRPr="00D74E9A" w:rsidR="00C532A9">
        <w:rPr>
          <w:rFonts w:ascii="Times New Roman" w:hAnsi="Times New Roman" w:cs="Times New Roman"/>
          <w:bCs/>
          <w:sz w:val="24"/>
          <w:szCs w:val="24"/>
          <w:lang w:val="en-GB"/>
        </w:rPr>
        <w:t>SNR interaction</w:t>
      </w:r>
      <w:del w:author="Houwelin2" w:date="2022-08-29T15:01:00Z" w:id="530">
        <w:r w:rsidRPr="00D74E9A" w:rsidDel="004E711C" w:rsidR="00C532A9">
          <w:rPr>
            <w:rFonts w:ascii="Times New Roman" w:hAnsi="Times New Roman" w:cs="Times New Roman"/>
            <w:bCs/>
            <w:sz w:val="24"/>
            <w:szCs w:val="24"/>
            <w:lang w:val="en-GB"/>
          </w:rPr>
          <w:delText xml:space="preserve"> </w:delText>
        </w:r>
      </w:del>
      <w:r w:rsidRPr="00D74E9A" w:rsidR="00C532A9">
        <w:rPr>
          <w:rFonts w:ascii="Times New Roman" w:hAnsi="Times New Roman" w:cs="Times New Roman"/>
          <w:bCs/>
          <w:sz w:val="24"/>
          <w:szCs w:val="24"/>
          <w:lang w:val="en-GB"/>
        </w:rPr>
        <w:t xml:space="preserve"> on comprehension was found to be significant (Fig.</w:t>
      </w:r>
      <w:r w:rsidRPr="00D74E9A" w:rsidR="00052F67">
        <w:rPr>
          <w:rFonts w:ascii="Times New Roman" w:hAnsi="Times New Roman" w:cs="Times New Roman"/>
          <w:bCs/>
          <w:sz w:val="24"/>
          <w:szCs w:val="24"/>
          <w:lang w:val="en-GB"/>
        </w:rPr>
        <w:t>S1</w:t>
      </w:r>
      <w:r w:rsidRPr="00D74E9A" w:rsidR="00C532A9">
        <w:rPr>
          <w:rFonts w:ascii="Times New Roman" w:hAnsi="Times New Roman" w:cs="Times New Roman"/>
          <w:bCs/>
          <w:sz w:val="24"/>
          <w:szCs w:val="24"/>
          <w:lang w:val="en-GB"/>
        </w:rPr>
        <w:t>A).</w:t>
      </w:r>
      <w:r w:rsidRPr="00D74E9A" w:rsidR="002239B9">
        <w:rPr>
          <w:rFonts w:ascii="Times New Roman" w:hAnsi="Times New Roman" w:cs="Times New Roman"/>
          <w:bCs/>
          <w:sz w:val="24"/>
          <w:szCs w:val="24"/>
          <w:lang w:val="en-GB"/>
        </w:rPr>
        <w:t xml:space="preserve"> In other words, a positive or negative change in SNR by 1.5dB with respect to the SRT50 did not result in an equal performance change across digits</w:t>
      </w:r>
      <w:r w:rsidRPr="00D74E9A" w:rsidR="00DE6732">
        <w:rPr>
          <w:rFonts w:ascii="Times New Roman" w:hAnsi="Times New Roman" w:cs="Times New Roman"/>
          <w:bCs/>
          <w:sz w:val="24"/>
          <w:szCs w:val="24"/>
          <w:lang w:val="en-GB"/>
        </w:rPr>
        <w:t>. This may relate to the highly different SNRs characterising the digits’ SRT50</w:t>
      </w:r>
      <w:r w:rsidRPr="00D74E9A" w:rsidR="00916355">
        <w:rPr>
          <w:rFonts w:ascii="Times New Roman" w:hAnsi="Times New Roman" w:cs="Times New Roman"/>
          <w:bCs/>
          <w:sz w:val="24"/>
          <w:szCs w:val="24"/>
          <w:lang w:val="en-GB"/>
        </w:rPr>
        <w:t xml:space="preserve"> (Fig.</w:t>
      </w:r>
      <w:r w:rsidRPr="00D74E9A" w:rsidR="001D59A5">
        <w:rPr>
          <w:rFonts w:ascii="Times New Roman" w:hAnsi="Times New Roman" w:cs="Times New Roman"/>
          <w:bCs/>
          <w:sz w:val="24"/>
          <w:szCs w:val="24"/>
          <w:lang w:val="en-GB"/>
        </w:rPr>
        <w:t>3</w:t>
      </w:r>
      <w:r w:rsidRPr="00D74E9A" w:rsidR="00916355">
        <w:rPr>
          <w:rFonts w:ascii="Times New Roman" w:hAnsi="Times New Roman" w:cs="Times New Roman"/>
          <w:bCs/>
          <w:sz w:val="24"/>
          <w:szCs w:val="24"/>
          <w:lang w:val="en-GB"/>
        </w:rPr>
        <w:t>)</w:t>
      </w:r>
      <w:r w:rsidRPr="00D74E9A" w:rsidR="00DE6732">
        <w:rPr>
          <w:rFonts w:ascii="Times New Roman" w:hAnsi="Times New Roman" w:cs="Times New Roman"/>
          <w:bCs/>
          <w:sz w:val="24"/>
          <w:szCs w:val="24"/>
          <w:lang w:val="en-GB"/>
        </w:rPr>
        <w:t>.</w:t>
      </w:r>
      <w:r w:rsidRPr="00D74E9A" w:rsidR="00916355">
        <w:rPr>
          <w:rFonts w:ascii="Times New Roman" w:hAnsi="Times New Roman" w:cs="Times New Roman"/>
          <w:bCs/>
          <w:sz w:val="24"/>
          <w:szCs w:val="24"/>
          <w:lang w:val="en-GB"/>
        </w:rPr>
        <w:t xml:space="preserve"> Perceived clarity, instead, differed significantly depending on both digit and digit*SNR (Fig.</w:t>
      </w:r>
      <w:r w:rsidRPr="00D74E9A" w:rsidR="00052F67">
        <w:rPr>
          <w:rFonts w:ascii="Times New Roman" w:hAnsi="Times New Roman" w:cs="Times New Roman"/>
          <w:bCs/>
          <w:sz w:val="24"/>
          <w:szCs w:val="24"/>
          <w:lang w:val="en-GB"/>
        </w:rPr>
        <w:t>S1</w:t>
      </w:r>
      <w:r w:rsidRPr="00D74E9A" w:rsidR="00916355">
        <w:rPr>
          <w:rFonts w:ascii="Times New Roman" w:hAnsi="Times New Roman" w:cs="Times New Roman"/>
          <w:bCs/>
          <w:sz w:val="24"/>
          <w:szCs w:val="24"/>
          <w:lang w:val="en-GB"/>
        </w:rPr>
        <w:t>B).</w:t>
      </w:r>
    </w:p>
    <w:p w:rsidRPr="00D74E9A" w:rsidR="008D350B" w:rsidP="00D74E9A" w:rsidRDefault="008D350B" w14:paraId="0E7C0472" w14:textId="75228F3A">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Cs/>
          <w:sz w:val="24"/>
          <w:szCs w:val="24"/>
          <w:lang w:val="en-GB"/>
        </w:rPr>
        <w:t>We further tested whether the differences varied over participants. For both comprehension and clarity, the strongest effect size was associated with the subject by digit interaction, in line with the results o</w:t>
      </w:r>
      <w:r w:rsidRPr="00D74E9A" w:rsidR="003B543F">
        <w:rPr>
          <w:rFonts w:ascii="Times New Roman" w:hAnsi="Times New Roman" w:cs="Times New Roman"/>
          <w:bCs/>
          <w:sz w:val="24"/>
          <w:szCs w:val="24"/>
          <w:lang w:val="en-GB"/>
        </w:rPr>
        <w:t xml:space="preserve">f the model selection (Table </w:t>
      </w:r>
      <w:r w:rsidRPr="00D74E9A" w:rsidR="001D59A5">
        <w:rPr>
          <w:rFonts w:ascii="Times New Roman" w:hAnsi="Times New Roman" w:cs="Times New Roman"/>
          <w:bCs/>
          <w:sz w:val="24"/>
          <w:szCs w:val="24"/>
          <w:lang w:val="en-GB"/>
        </w:rPr>
        <w:t>ST2</w:t>
      </w:r>
      <w:r w:rsidRPr="00D74E9A">
        <w:rPr>
          <w:rFonts w:ascii="Times New Roman" w:hAnsi="Times New Roman" w:cs="Times New Roman"/>
          <w:bCs/>
          <w:sz w:val="24"/>
          <w:szCs w:val="24"/>
          <w:lang w:val="en-GB"/>
        </w:rPr>
        <w:t>).</w:t>
      </w:r>
      <w:r w:rsidRPr="00D74E9A" w:rsidR="00372AA6">
        <w:rPr>
          <w:rFonts w:ascii="Times New Roman" w:hAnsi="Times New Roman" w:cs="Times New Roman"/>
          <w:bCs/>
          <w:sz w:val="24"/>
          <w:szCs w:val="24"/>
          <w:lang w:val="en-GB"/>
        </w:rPr>
        <w:t xml:space="preserve"> </w:t>
      </w:r>
      <w:r w:rsidRPr="00D74E9A">
        <w:rPr>
          <w:rFonts w:ascii="Times New Roman" w:hAnsi="Times New Roman" w:cs="Times New Roman"/>
          <w:sz w:val="24"/>
          <w:szCs w:val="24"/>
          <w:lang w:val="en-GB"/>
        </w:rPr>
        <w:t xml:space="preserve">In order to rule out any influence of anticipation on performance, we </w:t>
      </w:r>
      <w:r w:rsidRPr="00D74E9A" w:rsidR="00372AA6">
        <w:rPr>
          <w:rFonts w:ascii="Times New Roman" w:hAnsi="Times New Roman" w:cs="Times New Roman"/>
          <w:sz w:val="24"/>
          <w:szCs w:val="24"/>
          <w:lang w:val="en-GB"/>
        </w:rPr>
        <w:t xml:space="preserve">further </w:t>
      </w:r>
      <w:r w:rsidRPr="00D74E9A">
        <w:rPr>
          <w:rFonts w:ascii="Times New Roman" w:hAnsi="Times New Roman" w:cs="Times New Roman"/>
          <w:sz w:val="24"/>
          <w:szCs w:val="24"/>
          <w:lang w:val="en-GB"/>
        </w:rPr>
        <w:t xml:space="preserve">compared subject mean comprehension and clarity over pre-target noise duration. The analysis indicated that </w:t>
      </w:r>
      <w:r w:rsidRPr="00D74E9A" w:rsidR="00E8427A">
        <w:rPr>
          <w:rFonts w:ascii="Times New Roman" w:hAnsi="Times New Roman" w:cs="Times New Roman"/>
          <w:sz w:val="24"/>
          <w:szCs w:val="24"/>
          <w:lang w:val="en-GB"/>
        </w:rPr>
        <w:t xml:space="preserve">comprehension did not depend upon </w:t>
      </w:r>
      <w:r w:rsidRPr="00D74E9A">
        <w:rPr>
          <w:rFonts w:ascii="Times New Roman" w:hAnsi="Times New Roman" w:cs="Times New Roman"/>
          <w:sz w:val="24"/>
          <w:szCs w:val="24"/>
          <w:lang w:val="en-GB"/>
        </w:rPr>
        <w:t>pre-target noise duration</w:t>
      </w:r>
      <w:r w:rsidRPr="00D74E9A" w:rsidR="00E8427A">
        <w:rPr>
          <w:rFonts w:ascii="Times New Roman" w:hAnsi="Times New Roman" w:cs="Times New Roman"/>
          <w:sz w:val="24"/>
          <w:szCs w:val="24"/>
          <w:lang w:val="en-GB"/>
        </w:rPr>
        <w:t>, but clarity did</w:t>
      </w:r>
      <w:r w:rsidRPr="00D74E9A">
        <w:rPr>
          <w:rFonts w:ascii="Times New Roman" w:hAnsi="Times New Roman" w:cs="Times New Roman"/>
          <w:sz w:val="24"/>
          <w:szCs w:val="24"/>
          <w:lang w:val="en-GB"/>
        </w:rPr>
        <w:t xml:space="preserve"> (Fig.</w:t>
      </w:r>
      <w:r w:rsidRPr="00D74E9A" w:rsidR="008A5035">
        <w:rPr>
          <w:rFonts w:ascii="Times New Roman" w:hAnsi="Times New Roman" w:cs="Times New Roman"/>
          <w:sz w:val="24"/>
          <w:szCs w:val="24"/>
          <w:lang w:val="en-GB"/>
        </w:rPr>
        <w:t>4</w:t>
      </w:r>
      <w:r w:rsidRPr="00D74E9A" w:rsidR="00E8427A">
        <w:rPr>
          <w:rFonts w:ascii="Times New Roman" w:hAnsi="Times New Roman" w:cs="Times New Roman"/>
          <w:sz w:val="24"/>
          <w:szCs w:val="24"/>
          <w:lang w:val="en-GB"/>
        </w:rPr>
        <w:t>C</w:t>
      </w:r>
      <w:r w:rsidRPr="00D74E9A">
        <w:rPr>
          <w:rFonts w:ascii="Times New Roman" w:hAnsi="Times New Roman" w:cs="Times New Roman"/>
          <w:sz w:val="24"/>
          <w:szCs w:val="24"/>
          <w:lang w:val="en-GB"/>
        </w:rPr>
        <w:t>-</w:t>
      </w:r>
      <w:r w:rsidRPr="00D74E9A" w:rsidR="00E8427A">
        <w:rPr>
          <w:rFonts w:ascii="Times New Roman" w:hAnsi="Times New Roman" w:cs="Times New Roman"/>
          <w:sz w:val="24"/>
          <w:szCs w:val="24"/>
          <w:lang w:val="en-GB"/>
        </w:rPr>
        <w:t>D</w:t>
      </w:r>
      <w:r w:rsidRPr="00D74E9A">
        <w:rPr>
          <w:rFonts w:ascii="Times New Roman" w:hAnsi="Times New Roman" w:cs="Times New Roman"/>
          <w:sz w:val="24"/>
          <w:szCs w:val="24"/>
          <w:lang w:val="en-GB"/>
        </w:rPr>
        <w:t xml:space="preserve">). </w:t>
      </w:r>
      <w:r w:rsidRPr="00D74E9A" w:rsidR="00D70705">
        <w:rPr>
          <w:rFonts w:ascii="Times New Roman" w:hAnsi="Times New Roman" w:cs="Times New Roman"/>
          <w:sz w:val="24"/>
          <w:szCs w:val="24"/>
          <w:lang w:val="en-GB"/>
        </w:rPr>
        <w:t>Further, experimental</w:t>
      </w:r>
      <w:r w:rsidRPr="00D74E9A">
        <w:rPr>
          <w:rFonts w:ascii="Times New Roman" w:hAnsi="Times New Roman" w:cs="Times New Roman"/>
          <w:sz w:val="24"/>
          <w:szCs w:val="24"/>
          <w:lang w:val="en-GB"/>
        </w:rPr>
        <w:t xml:space="preserve"> block did not predict comprehension nor clarity, thereby ruling out any significant learning taking place over blocks (Fig.</w:t>
      </w:r>
      <w:r w:rsidRPr="00D74E9A" w:rsidR="008A5035">
        <w:rPr>
          <w:rFonts w:ascii="Times New Roman" w:hAnsi="Times New Roman" w:cs="Times New Roman"/>
          <w:sz w:val="24"/>
          <w:szCs w:val="24"/>
          <w:lang w:val="en-GB"/>
        </w:rPr>
        <w:t>4</w:t>
      </w:r>
      <w:r w:rsidRPr="00D74E9A" w:rsidR="00D70705">
        <w:rPr>
          <w:rFonts w:ascii="Times New Roman" w:hAnsi="Times New Roman" w:cs="Times New Roman"/>
          <w:sz w:val="24"/>
          <w:szCs w:val="24"/>
          <w:lang w:val="en-GB"/>
        </w:rPr>
        <w:t>E</w:t>
      </w:r>
      <w:r w:rsidRPr="00D74E9A">
        <w:rPr>
          <w:rFonts w:ascii="Times New Roman" w:hAnsi="Times New Roman" w:cs="Times New Roman"/>
          <w:sz w:val="24"/>
          <w:szCs w:val="24"/>
          <w:lang w:val="en-GB"/>
        </w:rPr>
        <w:t>-</w:t>
      </w:r>
      <w:r w:rsidRPr="00D74E9A" w:rsidR="00D70705">
        <w:rPr>
          <w:rFonts w:ascii="Times New Roman" w:hAnsi="Times New Roman" w:cs="Times New Roman"/>
          <w:sz w:val="24"/>
          <w:szCs w:val="24"/>
          <w:lang w:val="en-GB"/>
        </w:rPr>
        <w:t>F</w:t>
      </w:r>
      <w:r w:rsidRPr="00D74E9A">
        <w:rPr>
          <w:rFonts w:ascii="Times New Roman" w:hAnsi="Times New Roman" w:cs="Times New Roman"/>
          <w:sz w:val="24"/>
          <w:szCs w:val="24"/>
          <w:lang w:val="en-GB"/>
        </w:rPr>
        <w:t xml:space="preserve">). Finally, we assessed the association between the outcome measures </w:t>
      </w:r>
      <w:r w:rsidRPr="00D74E9A">
        <w:rPr>
          <w:rFonts w:ascii="Times New Roman" w:hAnsi="Times New Roman" w:cs="Times New Roman"/>
          <w:bCs/>
          <w:i/>
          <w:sz w:val="24"/>
          <w:szCs w:val="24"/>
          <w:lang w:val="en-GB"/>
        </w:rPr>
        <w:t>comprehension</w:t>
      </w:r>
      <w:r w:rsidRPr="00D74E9A">
        <w:rPr>
          <w:rFonts w:ascii="Times New Roman" w:hAnsi="Times New Roman" w:cs="Times New Roman"/>
          <w:bCs/>
          <w:sz w:val="24"/>
          <w:szCs w:val="24"/>
          <w:lang w:val="en-GB"/>
        </w:rPr>
        <w:t xml:space="preserve"> and </w:t>
      </w:r>
      <w:r w:rsidRPr="00D74E9A">
        <w:rPr>
          <w:rFonts w:ascii="Times New Roman" w:hAnsi="Times New Roman" w:cs="Times New Roman"/>
          <w:bCs/>
          <w:i/>
          <w:sz w:val="24"/>
          <w:szCs w:val="24"/>
          <w:lang w:val="en-GB"/>
        </w:rPr>
        <w:t>clarity</w:t>
      </w:r>
      <w:r w:rsidRPr="00D74E9A">
        <w:rPr>
          <w:rFonts w:ascii="Times New Roman" w:hAnsi="Times New Roman" w:cs="Times New Roman"/>
          <w:sz w:val="24"/>
          <w:szCs w:val="24"/>
        </w:rPr>
        <w:t>. The probability of correctly comprehending the digit is 22.5</w:t>
      </w:r>
      <w:r w:rsidRPr="00D74E9A" w:rsidR="00A74BAC">
        <w:rPr>
          <w:rFonts w:ascii="Times New Roman" w:hAnsi="Times New Roman" w:cs="Times New Roman"/>
          <w:sz w:val="24"/>
          <w:szCs w:val="24"/>
        </w:rPr>
        <w:t>6</w:t>
      </w:r>
      <w:r w:rsidRPr="00D74E9A">
        <w:rPr>
          <w:rFonts w:ascii="Times New Roman" w:hAnsi="Times New Roman" w:cs="Times New Roman"/>
          <w:sz w:val="24"/>
          <w:szCs w:val="24"/>
        </w:rPr>
        <w:t>%, 32.</w:t>
      </w:r>
      <w:r w:rsidRPr="00D74E9A" w:rsidR="00A74BAC">
        <w:rPr>
          <w:rFonts w:ascii="Times New Roman" w:hAnsi="Times New Roman" w:cs="Times New Roman"/>
          <w:sz w:val="24"/>
          <w:szCs w:val="24"/>
        </w:rPr>
        <w:t>17</w:t>
      </w:r>
      <w:r w:rsidRPr="00D74E9A">
        <w:rPr>
          <w:rFonts w:ascii="Times New Roman" w:hAnsi="Times New Roman" w:cs="Times New Roman"/>
          <w:sz w:val="24"/>
          <w:szCs w:val="24"/>
        </w:rPr>
        <w:t>%, 43.57%, 55.70%, 67.</w:t>
      </w:r>
      <w:r w:rsidRPr="00D74E9A" w:rsidR="00A74BAC">
        <w:rPr>
          <w:rFonts w:ascii="Times New Roman" w:hAnsi="Times New Roman" w:cs="Times New Roman"/>
          <w:sz w:val="24"/>
          <w:szCs w:val="24"/>
        </w:rPr>
        <w:t>19</w:t>
      </w:r>
      <w:r w:rsidRPr="00D74E9A">
        <w:rPr>
          <w:rFonts w:ascii="Times New Roman" w:hAnsi="Times New Roman" w:cs="Times New Roman"/>
          <w:sz w:val="24"/>
          <w:szCs w:val="24"/>
        </w:rPr>
        <w:t>%, 76.</w:t>
      </w:r>
      <w:r w:rsidRPr="00D74E9A" w:rsidR="00A74BAC">
        <w:rPr>
          <w:rFonts w:ascii="Times New Roman" w:hAnsi="Times New Roman" w:cs="Times New Roman"/>
          <w:sz w:val="24"/>
          <w:szCs w:val="24"/>
        </w:rPr>
        <w:t>93</w:t>
      </w:r>
      <w:r w:rsidRPr="00D74E9A">
        <w:rPr>
          <w:rFonts w:ascii="Times New Roman" w:hAnsi="Times New Roman" w:cs="Times New Roman"/>
          <w:sz w:val="24"/>
          <w:szCs w:val="24"/>
        </w:rPr>
        <w:t>%, 84.</w:t>
      </w:r>
      <w:r w:rsidRPr="00D74E9A" w:rsidR="00A74BAC">
        <w:rPr>
          <w:rFonts w:ascii="Times New Roman" w:hAnsi="Times New Roman" w:cs="Times New Roman"/>
          <w:sz w:val="24"/>
          <w:szCs w:val="24"/>
        </w:rPr>
        <w:t>45</w:t>
      </w:r>
      <w:r w:rsidRPr="00D74E9A">
        <w:rPr>
          <w:rFonts w:ascii="Times New Roman" w:hAnsi="Times New Roman" w:cs="Times New Roman"/>
          <w:sz w:val="24"/>
          <w:szCs w:val="24"/>
        </w:rPr>
        <w:t>%, 89.</w:t>
      </w:r>
      <w:r w:rsidRPr="00D74E9A" w:rsidR="00A74BAC">
        <w:rPr>
          <w:rFonts w:ascii="Times New Roman" w:hAnsi="Times New Roman" w:cs="Times New Roman"/>
          <w:sz w:val="24"/>
          <w:szCs w:val="24"/>
        </w:rPr>
        <w:t>84</w:t>
      </w:r>
      <w:r w:rsidRPr="00D74E9A">
        <w:rPr>
          <w:rFonts w:ascii="Times New Roman" w:hAnsi="Times New Roman" w:cs="Times New Roman"/>
          <w:sz w:val="24"/>
          <w:szCs w:val="24"/>
        </w:rPr>
        <w:t>%, and 93.</w:t>
      </w:r>
      <w:r w:rsidRPr="00D74E9A" w:rsidR="00A74BAC">
        <w:rPr>
          <w:rFonts w:ascii="Times New Roman" w:hAnsi="Times New Roman" w:cs="Times New Roman"/>
          <w:sz w:val="24"/>
          <w:szCs w:val="24"/>
        </w:rPr>
        <w:t>51</w:t>
      </w:r>
      <w:r w:rsidRPr="00D74E9A">
        <w:rPr>
          <w:rFonts w:ascii="Times New Roman" w:hAnsi="Times New Roman" w:cs="Times New Roman"/>
          <w:sz w:val="24"/>
          <w:szCs w:val="24"/>
        </w:rPr>
        <w:t>%, when it is given a subjective clarity rating score of 1, 2, 3, 4, 5, 6, 7, 8, and 9, respectively</w:t>
      </w:r>
      <w:r w:rsidRPr="00D74E9A" w:rsidR="00D70705">
        <w:rPr>
          <w:rFonts w:ascii="Times New Roman" w:hAnsi="Times New Roman" w:cs="Times New Roman"/>
          <w:sz w:val="24"/>
          <w:szCs w:val="24"/>
        </w:rPr>
        <w:t xml:space="preserve"> (Fig.</w:t>
      </w:r>
      <w:r w:rsidRPr="00D74E9A" w:rsidR="00052F67">
        <w:rPr>
          <w:rFonts w:ascii="Times New Roman" w:hAnsi="Times New Roman" w:cs="Times New Roman"/>
          <w:sz w:val="24"/>
          <w:szCs w:val="24"/>
        </w:rPr>
        <w:t>S1</w:t>
      </w:r>
      <w:r w:rsidRPr="00D74E9A" w:rsidR="00D70705">
        <w:rPr>
          <w:rFonts w:ascii="Times New Roman" w:hAnsi="Times New Roman" w:cs="Times New Roman"/>
          <w:sz w:val="24"/>
          <w:szCs w:val="24"/>
        </w:rPr>
        <w:t>C)</w:t>
      </w:r>
      <w:r w:rsidRPr="00D74E9A">
        <w:rPr>
          <w:rFonts w:ascii="Times New Roman" w:hAnsi="Times New Roman" w:cs="Times New Roman"/>
          <w:sz w:val="24"/>
          <w:szCs w:val="24"/>
        </w:rPr>
        <w:t>. The Wald test confirmed that the positive association between clarity and comprehension is significant (</w:t>
      </w:r>
      <w:proofErr w:type="gramStart"/>
      <w:r w:rsidRPr="00D74E9A">
        <w:rPr>
          <w:rFonts w:ascii="Times New Roman" w:hAnsi="Times New Roman" w:cs="Times New Roman"/>
          <w:i/>
          <w:sz w:val="24"/>
          <w:szCs w:val="24"/>
        </w:rPr>
        <w:t>χ</w:t>
      </w:r>
      <w:r w:rsidRPr="00D74E9A">
        <w:rPr>
          <w:rFonts w:ascii="Times New Roman" w:hAnsi="Times New Roman" w:cs="Times New Roman"/>
          <w:i/>
          <w:sz w:val="24"/>
          <w:szCs w:val="24"/>
          <w:vertAlign w:val="superscript"/>
        </w:rPr>
        <w:t>2</w:t>
      </w:r>
      <w:r w:rsidRPr="00D74E9A">
        <w:rPr>
          <w:rFonts w:ascii="Times New Roman" w:hAnsi="Times New Roman" w:cs="Times New Roman"/>
          <w:i/>
          <w:sz w:val="24"/>
          <w:szCs w:val="24"/>
          <w:vertAlign w:val="subscript"/>
        </w:rPr>
        <w:t>(</w:t>
      </w:r>
      <w:proofErr w:type="gramEnd"/>
      <w:r w:rsidRPr="00D74E9A">
        <w:rPr>
          <w:rFonts w:ascii="Times New Roman" w:hAnsi="Times New Roman" w:cs="Times New Roman"/>
          <w:i/>
          <w:sz w:val="24"/>
          <w:szCs w:val="24"/>
          <w:vertAlign w:val="subscript"/>
        </w:rPr>
        <w:t>8)</w:t>
      </w:r>
      <w:r w:rsidRPr="00D74E9A">
        <w:rPr>
          <w:rFonts w:ascii="Times New Roman" w:hAnsi="Times New Roman" w:cs="Times New Roman"/>
          <w:sz w:val="24"/>
          <w:szCs w:val="24"/>
        </w:rPr>
        <w:t xml:space="preserve"> = 1260.9, </w:t>
      </w:r>
      <w:r w:rsidRPr="00D74E9A">
        <w:rPr>
          <w:rFonts w:ascii="Times New Roman" w:hAnsi="Times New Roman" w:cs="Times New Roman"/>
          <w:bCs/>
          <w:sz w:val="24"/>
          <w:szCs w:val="24"/>
          <w:lang w:val="en-GB"/>
        </w:rPr>
        <w:t>p &lt; .001</w:t>
      </w:r>
      <w:r w:rsidRPr="00D74E9A">
        <w:rPr>
          <w:rFonts w:ascii="Times New Roman" w:hAnsi="Times New Roman" w:cs="Times New Roman"/>
          <w:sz w:val="24"/>
          <w:szCs w:val="24"/>
        </w:rPr>
        <w:t xml:space="preserve">). </w:t>
      </w:r>
    </w:p>
    <w:p w:rsidR="004B373F" w:rsidRDefault="004B373F" w14:paraId="5FBD2E42" w14:textId="2F07F9E7">
      <w:pPr>
        <w:rPr>
          <w:ins w:author="Houwelin2" w:date="2022-08-30T18:26:00Z" w:id="531"/>
          <w:rFonts w:ascii="Times New Roman" w:hAnsi="Times New Roman" w:cs="Times New Roman"/>
          <w:sz w:val="24"/>
          <w:szCs w:val="24"/>
          <w:lang w:val="en-GB"/>
        </w:rPr>
      </w:pPr>
      <w:ins w:author="Houwelin2" w:date="2022-08-30T18:26:00Z" w:id="532">
        <w:r>
          <w:rPr>
            <w:rFonts w:ascii="Times New Roman" w:hAnsi="Times New Roman" w:cs="Times New Roman"/>
            <w:sz w:val="24"/>
            <w:szCs w:val="24"/>
            <w:lang w:val="en-GB"/>
          </w:rPr>
          <w:br w:type="page"/>
        </w:r>
      </w:ins>
    </w:p>
    <w:p w:rsidRPr="00D74E9A" w:rsidR="00CB5BCC" w:rsidDel="00514CD6" w:rsidP="00D74E9A" w:rsidRDefault="00CB5BCC" w14:paraId="600AF0A7" w14:textId="3C8A9C8D">
      <w:pPr>
        <w:spacing w:after="120" w:line="480" w:lineRule="auto"/>
        <w:ind w:right="4"/>
        <w:jc w:val="both"/>
        <w:rPr>
          <w:del w:author="Houwelin2" w:date="2022-10-18T14:56:00Z" w:id="533"/>
          <w:rFonts w:ascii="Times New Roman" w:hAnsi="Times New Roman" w:cs="Times New Roman"/>
          <w:sz w:val="24"/>
          <w:szCs w:val="24"/>
          <w:lang w:val="en-GB"/>
        </w:rPr>
      </w:pPr>
    </w:p>
    <w:p w:rsidRPr="00D74E9A" w:rsidR="008D350B" w:rsidP="00D74E9A" w:rsidRDefault="008D350B" w14:paraId="4C5CB8FB" w14:textId="5541D6A1">
      <w:pPr>
        <w:spacing w:after="120" w:line="480" w:lineRule="auto"/>
        <w:ind w:right="4"/>
        <w:jc w:val="center"/>
        <w:rPr>
          <w:rFonts w:ascii="Times New Roman" w:hAnsi="Times New Roman" w:cs="Times New Roman"/>
          <w:bCs/>
          <w:sz w:val="24"/>
          <w:szCs w:val="24"/>
          <w:lang w:val="en-GB"/>
        </w:rPr>
      </w:pPr>
      <w:r w:rsidRPr="00D74E9A">
        <w:rPr>
          <w:rFonts w:ascii="Times New Roman" w:hAnsi="Times New Roman" w:cs="Times New Roman"/>
          <w:b/>
          <w:sz w:val="24"/>
          <w:szCs w:val="24"/>
          <w:lang w:val="en-GB"/>
        </w:rPr>
        <w:t xml:space="preserve">Table </w:t>
      </w:r>
      <w:r w:rsidRPr="00D74E9A" w:rsidR="00C25C7C">
        <w:rPr>
          <w:rFonts w:ascii="Times New Roman" w:hAnsi="Times New Roman" w:cs="Times New Roman"/>
          <w:b/>
          <w:sz w:val="24"/>
          <w:szCs w:val="24"/>
          <w:lang w:val="en-GB"/>
        </w:rPr>
        <w:t>1</w:t>
      </w:r>
      <w:r w:rsidRPr="00D74E9A">
        <w:rPr>
          <w:rFonts w:ascii="Times New Roman" w:hAnsi="Times New Roman" w:cs="Times New Roman"/>
          <w:b/>
          <w:sz w:val="24"/>
          <w:szCs w:val="24"/>
          <w:lang w:val="en-GB"/>
        </w:rPr>
        <w:t xml:space="preserve">. </w:t>
      </w:r>
      <w:r w:rsidRPr="00D74E9A">
        <w:rPr>
          <w:rFonts w:ascii="Times New Roman" w:hAnsi="Times New Roman" w:cs="Times New Roman"/>
          <w:sz w:val="24"/>
          <w:szCs w:val="24"/>
          <w:lang w:val="en-GB"/>
        </w:rPr>
        <w:t>ANOVA</w:t>
      </w:r>
      <w:r w:rsidRPr="00D74E9A" w:rsidR="0099383A">
        <w:rPr>
          <w:rFonts w:ascii="Times New Roman" w:hAnsi="Times New Roman" w:cs="Times New Roman"/>
          <w:sz w:val="24"/>
          <w:szCs w:val="24"/>
          <w:lang w:val="en-GB"/>
        </w:rPr>
        <w:t xml:space="preserve"> table</w:t>
      </w:r>
      <w:r w:rsidRPr="00D74E9A">
        <w:rPr>
          <w:rFonts w:ascii="Times New Roman" w:hAnsi="Times New Roman" w:cs="Times New Roman"/>
          <w:color w:val="FF0000"/>
          <w:sz w:val="24"/>
          <w:szCs w:val="24"/>
          <w:lang w:val="en-GB"/>
        </w:rPr>
        <w:t xml:space="preserve"> </w:t>
      </w:r>
      <w:r w:rsidRPr="00D74E9A">
        <w:rPr>
          <w:rFonts w:ascii="Times New Roman" w:hAnsi="Times New Roman" w:cs="Times New Roman"/>
          <w:sz w:val="24"/>
          <w:szCs w:val="24"/>
          <w:lang w:val="en-GB"/>
        </w:rPr>
        <w:t xml:space="preserve">comparing comprehension across SNRs, participants, and digits, and two-way interactions thereof.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525"/>
        <w:gridCol w:w="1146"/>
        <w:gridCol w:w="1336"/>
        <w:gridCol w:w="1335"/>
        <w:gridCol w:w="1336"/>
        <w:gridCol w:w="1336"/>
        <w:gridCol w:w="1336"/>
      </w:tblGrid>
      <w:tr w:rsidRPr="00D74E9A" w:rsidR="00D02D5E" w:rsidTr="00856F3C" w14:paraId="7E40E200" w14:textId="77777777">
        <w:tc>
          <w:tcPr>
            <w:tcW w:w="1525" w:type="dxa"/>
            <w:tcBorders>
              <w:bottom w:val="single" w:color="auto" w:sz="4" w:space="0"/>
            </w:tcBorders>
          </w:tcPr>
          <w:p w:rsidRPr="00D74E9A" w:rsidR="00D02D5E" w:rsidP="00D74E9A" w:rsidRDefault="00D02D5E" w14:paraId="427BD9B2" w14:textId="77777777">
            <w:pPr>
              <w:spacing w:after="120" w:line="480" w:lineRule="auto"/>
              <w:ind w:right="4"/>
              <w:jc w:val="both"/>
              <w:rPr>
                <w:rFonts w:ascii="Times New Roman" w:hAnsi="Times New Roman" w:cs="Times New Roman"/>
                <w:b/>
                <w:sz w:val="24"/>
                <w:szCs w:val="24"/>
                <w:lang w:val="en-GB"/>
              </w:rPr>
            </w:pPr>
            <w:r w:rsidRPr="00D74E9A">
              <w:rPr>
                <w:rFonts w:ascii="Times New Roman" w:hAnsi="Times New Roman" w:cs="Times New Roman"/>
                <w:b/>
                <w:sz w:val="24"/>
                <w:szCs w:val="24"/>
                <w:lang w:val="en-GB"/>
              </w:rPr>
              <w:t>Factor</w:t>
            </w:r>
          </w:p>
        </w:tc>
        <w:tc>
          <w:tcPr>
            <w:tcW w:w="1146" w:type="dxa"/>
            <w:tcBorders>
              <w:bottom w:val="single" w:color="auto" w:sz="4" w:space="0"/>
            </w:tcBorders>
          </w:tcPr>
          <w:p w:rsidRPr="00D74E9A" w:rsidR="00D02D5E" w:rsidP="00D74E9A" w:rsidRDefault="00D02D5E" w14:paraId="245B4926" w14:textId="77777777">
            <w:pPr>
              <w:spacing w:after="120" w:line="480" w:lineRule="auto"/>
              <w:ind w:right="4"/>
              <w:rPr>
                <w:rFonts w:ascii="Times New Roman" w:hAnsi="Times New Roman" w:cs="Times New Roman"/>
                <w:b/>
                <w:i/>
                <w:sz w:val="24"/>
                <w:szCs w:val="24"/>
                <w:lang w:val="en-GB"/>
              </w:rPr>
            </w:pPr>
            <w:proofErr w:type="spellStart"/>
            <w:r w:rsidRPr="00D74E9A">
              <w:rPr>
                <w:rFonts w:ascii="Times New Roman" w:hAnsi="Times New Roman" w:cs="Times New Roman"/>
                <w:b/>
                <w:i/>
                <w:sz w:val="24"/>
                <w:szCs w:val="24"/>
                <w:lang w:val="en-GB"/>
              </w:rPr>
              <w:t>df</w:t>
            </w:r>
            <w:proofErr w:type="spellEnd"/>
          </w:p>
        </w:tc>
        <w:tc>
          <w:tcPr>
            <w:tcW w:w="1336" w:type="dxa"/>
            <w:tcBorders>
              <w:bottom w:val="single" w:color="auto" w:sz="4" w:space="0"/>
            </w:tcBorders>
          </w:tcPr>
          <w:p w:rsidRPr="00D74E9A" w:rsidR="00D02D5E" w:rsidP="00D74E9A" w:rsidRDefault="00D02D5E" w14:paraId="5D11F538" w14:textId="77777777">
            <w:pPr>
              <w:spacing w:after="120" w:line="480" w:lineRule="auto"/>
              <w:ind w:right="4"/>
              <w:rPr>
                <w:rFonts w:ascii="Times New Roman" w:hAnsi="Times New Roman" w:cs="Times New Roman"/>
                <w:b/>
                <w:sz w:val="24"/>
                <w:szCs w:val="24"/>
                <w:lang w:val="en-GB"/>
              </w:rPr>
            </w:pPr>
            <w:r w:rsidRPr="00D74E9A">
              <w:rPr>
                <w:rFonts w:ascii="Times New Roman" w:hAnsi="Times New Roman" w:cs="Times New Roman"/>
                <w:b/>
                <w:sz w:val="24"/>
                <w:szCs w:val="24"/>
                <w:lang w:val="en-GB"/>
              </w:rPr>
              <w:t>Sum of squares</w:t>
            </w:r>
          </w:p>
        </w:tc>
        <w:tc>
          <w:tcPr>
            <w:tcW w:w="1335" w:type="dxa"/>
            <w:tcBorders>
              <w:bottom w:val="single" w:color="auto" w:sz="4" w:space="0"/>
            </w:tcBorders>
          </w:tcPr>
          <w:p w:rsidRPr="00D74E9A" w:rsidR="00D02D5E" w:rsidP="00D74E9A" w:rsidRDefault="00D02D5E" w14:paraId="14F94AF3" w14:textId="77777777">
            <w:pPr>
              <w:spacing w:after="120" w:line="480" w:lineRule="auto"/>
              <w:ind w:right="4"/>
              <w:jc w:val="both"/>
              <w:rPr>
                <w:rFonts w:ascii="Times New Roman" w:hAnsi="Times New Roman" w:cs="Times New Roman"/>
                <w:b/>
                <w:sz w:val="24"/>
                <w:szCs w:val="24"/>
                <w:lang w:val="en-GB"/>
              </w:rPr>
            </w:pPr>
            <w:r w:rsidRPr="00D74E9A">
              <w:rPr>
                <w:rFonts w:ascii="Times New Roman" w:hAnsi="Times New Roman" w:cs="Times New Roman"/>
                <w:b/>
                <w:sz w:val="24"/>
                <w:szCs w:val="24"/>
                <w:lang w:val="en-GB"/>
              </w:rPr>
              <w:t>Mean square</w:t>
            </w:r>
          </w:p>
        </w:tc>
        <w:tc>
          <w:tcPr>
            <w:tcW w:w="1336" w:type="dxa"/>
            <w:tcBorders>
              <w:bottom w:val="single" w:color="auto" w:sz="4" w:space="0"/>
            </w:tcBorders>
          </w:tcPr>
          <w:p w:rsidRPr="00D74E9A" w:rsidR="00D02D5E" w:rsidP="00D74E9A" w:rsidRDefault="00D02D5E" w14:paraId="3ABD0B71" w14:textId="77777777">
            <w:pPr>
              <w:spacing w:after="120" w:line="480" w:lineRule="auto"/>
              <w:ind w:right="4"/>
              <w:jc w:val="both"/>
              <w:rPr>
                <w:rFonts w:ascii="Times New Roman" w:hAnsi="Times New Roman" w:cs="Times New Roman"/>
                <w:b/>
                <w:i/>
                <w:sz w:val="24"/>
                <w:szCs w:val="24"/>
                <w:lang w:val="en-GB"/>
              </w:rPr>
            </w:pPr>
            <w:r w:rsidRPr="00D74E9A">
              <w:rPr>
                <w:rFonts w:ascii="Times New Roman" w:hAnsi="Times New Roman" w:cs="Times New Roman"/>
                <w:b/>
                <w:i/>
                <w:sz w:val="24"/>
                <w:szCs w:val="24"/>
                <w:lang w:val="en-GB"/>
              </w:rPr>
              <w:t>F</w:t>
            </w:r>
          </w:p>
        </w:tc>
        <w:tc>
          <w:tcPr>
            <w:tcW w:w="1336" w:type="dxa"/>
            <w:tcBorders>
              <w:bottom w:val="single" w:color="auto" w:sz="4" w:space="0"/>
            </w:tcBorders>
          </w:tcPr>
          <w:p w:rsidRPr="00D74E9A" w:rsidR="00D02D5E" w:rsidP="00D74E9A" w:rsidRDefault="00D02D5E" w14:paraId="016CCC9D" w14:textId="77777777">
            <w:pPr>
              <w:spacing w:after="120" w:line="480" w:lineRule="auto"/>
              <w:ind w:right="4"/>
              <w:jc w:val="both"/>
              <w:rPr>
                <w:rFonts w:ascii="Times New Roman" w:hAnsi="Times New Roman" w:cs="Times New Roman"/>
                <w:b/>
                <w:i/>
                <w:sz w:val="24"/>
                <w:szCs w:val="24"/>
                <w:lang w:val="en-GB"/>
              </w:rPr>
            </w:pPr>
            <w:r w:rsidRPr="00D74E9A">
              <w:rPr>
                <w:rFonts w:ascii="Times New Roman" w:hAnsi="Times New Roman" w:cs="Times New Roman"/>
                <w:b/>
                <w:i/>
                <w:sz w:val="24"/>
                <w:szCs w:val="24"/>
                <w:lang w:val="en-GB"/>
              </w:rPr>
              <w:t>p</w:t>
            </w:r>
          </w:p>
        </w:tc>
        <w:tc>
          <w:tcPr>
            <w:tcW w:w="1336" w:type="dxa"/>
            <w:tcBorders>
              <w:bottom w:val="single" w:color="auto" w:sz="4" w:space="0"/>
            </w:tcBorders>
          </w:tcPr>
          <w:p w:rsidRPr="00D74E9A" w:rsidR="00D02D5E" w:rsidP="00D74E9A" w:rsidRDefault="00D02D5E" w14:paraId="45F25F5A" w14:textId="77777777">
            <w:pPr>
              <w:spacing w:after="120" w:line="480" w:lineRule="auto"/>
              <w:ind w:right="4"/>
              <w:jc w:val="both"/>
              <w:rPr>
                <w:rFonts w:ascii="Times New Roman" w:hAnsi="Times New Roman" w:cs="Times New Roman"/>
                <w:b/>
                <w:sz w:val="24"/>
                <w:szCs w:val="24"/>
                <w:lang w:val="en-GB"/>
              </w:rPr>
            </w:pPr>
            <w:r w:rsidRPr="00D74E9A">
              <w:rPr>
                <w:rStyle w:val="mi"/>
                <w:rFonts w:ascii="Times New Roman" w:hAnsi="Times New Roman" w:cs="Times New Roman"/>
                <w:b/>
                <w:i/>
                <w:iCs/>
                <w:sz w:val="24"/>
                <w:szCs w:val="24"/>
              </w:rPr>
              <w:t>η</w:t>
            </w:r>
            <w:r w:rsidRPr="00D74E9A">
              <w:rPr>
                <w:rStyle w:val="mn"/>
                <w:rFonts w:ascii="Times New Roman" w:hAnsi="Times New Roman" w:cs="Times New Roman"/>
                <w:b/>
                <w:sz w:val="24"/>
                <w:szCs w:val="24"/>
                <w:vertAlign w:val="superscript"/>
              </w:rPr>
              <w:t>2</w:t>
            </w:r>
            <w:r w:rsidRPr="00D74E9A">
              <w:rPr>
                <w:rStyle w:val="mi"/>
                <w:rFonts w:ascii="Times New Roman" w:hAnsi="Times New Roman" w:cs="Times New Roman"/>
                <w:b/>
                <w:i/>
                <w:iCs/>
                <w:sz w:val="24"/>
                <w:szCs w:val="24"/>
                <w:vertAlign w:val="subscript"/>
              </w:rPr>
              <w:t>p</w:t>
            </w:r>
          </w:p>
        </w:tc>
      </w:tr>
      <w:tr w:rsidRPr="00D74E9A" w:rsidR="00D02D5E" w:rsidTr="00856F3C" w14:paraId="3D67DCE6" w14:textId="77777777">
        <w:tc>
          <w:tcPr>
            <w:tcW w:w="1525" w:type="dxa"/>
            <w:tcBorders>
              <w:top w:val="single" w:color="auto" w:sz="4" w:space="0"/>
            </w:tcBorders>
          </w:tcPr>
          <w:p w:rsidRPr="00D74E9A" w:rsidR="00D02D5E" w:rsidP="00D74E9A" w:rsidRDefault="00D02D5E" w14:paraId="1A2B0B4B" w14:textId="77777777">
            <w:pPr>
              <w:spacing w:after="120" w:line="480" w:lineRule="auto"/>
              <w:ind w:right="4"/>
              <w:jc w:val="both"/>
              <w:rPr>
                <w:rFonts w:ascii="Times New Roman" w:hAnsi="Times New Roman" w:cs="Times New Roman"/>
                <w:b/>
                <w:sz w:val="24"/>
                <w:szCs w:val="24"/>
                <w:lang w:val="en-GB"/>
              </w:rPr>
            </w:pPr>
            <w:r w:rsidRPr="00D74E9A">
              <w:rPr>
                <w:rFonts w:ascii="Times New Roman" w:hAnsi="Times New Roman" w:cs="Times New Roman"/>
                <w:b/>
                <w:sz w:val="24"/>
                <w:szCs w:val="24"/>
                <w:lang w:val="en-GB"/>
              </w:rPr>
              <w:t>SNR</w:t>
            </w:r>
          </w:p>
        </w:tc>
        <w:tc>
          <w:tcPr>
            <w:tcW w:w="1146" w:type="dxa"/>
            <w:tcBorders>
              <w:top w:val="single" w:color="auto" w:sz="4" w:space="0"/>
            </w:tcBorders>
          </w:tcPr>
          <w:p w:rsidRPr="00D74E9A" w:rsidR="00D02D5E" w:rsidP="00D74E9A" w:rsidRDefault="00D02D5E" w14:paraId="005D084D"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1,2</w:t>
            </w:r>
          </w:p>
        </w:tc>
        <w:tc>
          <w:tcPr>
            <w:tcW w:w="1336" w:type="dxa"/>
            <w:tcBorders>
              <w:top w:val="single" w:color="auto" w:sz="4" w:space="0"/>
            </w:tcBorders>
          </w:tcPr>
          <w:p w:rsidRPr="00D74E9A" w:rsidR="00D02D5E" w:rsidP="00D74E9A" w:rsidRDefault="00D02D5E" w14:paraId="0C143377"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39466.068</w:t>
            </w:r>
          </w:p>
        </w:tc>
        <w:tc>
          <w:tcPr>
            <w:tcW w:w="1335" w:type="dxa"/>
            <w:tcBorders>
              <w:top w:val="single" w:color="auto" w:sz="4" w:space="0"/>
            </w:tcBorders>
          </w:tcPr>
          <w:p w:rsidRPr="00D74E9A" w:rsidR="00D02D5E" w:rsidP="00D74E9A" w:rsidRDefault="00D02D5E" w14:paraId="7E070643"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19733.034</w:t>
            </w:r>
          </w:p>
        </w:tc>
        <w:tc>
          <w:tcPr>
            <w:tcW w:w="1336" w:type="dxa"/>
            <w:tcBorders>
              <w:top w:val="single" w:color="auto" w:sz="4" w:space="0"/>
            </w:tcBorders>
          </w:tcPr>
          <w:p w:rsidRPr="00D74E9A" w:rsidR="00D02D5E" w:rsidP="00D74E9A" w:rsidRDefault="00D02D5E" w14:paraId="6E884318"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Cs/>
                <w:sz w:val="24"/>
                <w:szCs w:val="24"/>
                <w:lang w:val="en-GB"/>
              </w:rPr>
              <w:t>88.190</w:t>
            </w:r>
          </w:p>
        </w:tc>
        <w:tc>
          <w:tcPr>
            <w:tcW w:w="1336" w:type="dxa"/>
            <w:tcBorders>
              <w:top w:val="single" w:color="auto" w:sz="4" w:space="0"/>
            </w:tcBorders>
          </w:tcPr>
          <w:p w:rsidRPr="00D74E9A" w:rsidR="00D02D5E" w:rsidP="00D74E9A" w:rsidRDefault="00D02D5E" w14:paraId="7C82F011"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Cs/>
                <w:sz w:val="24"/>
                <w:szCs w:val="24"/>
                <w:lang w:val="en-GB"/>
              </w:rPr>
              <w:t>&lt; 0.001</w:t>
            </w:r>
          </w:p>
        </w:tc>
        <w:tc>
          <w:tcPr>
            <w:tcW w:w="1336" w:type="dxa"/>
            <w:tcBorders>
              <w:top w:val="single" w:color="auto" w:sz="4" w:space="0"/>
            </w:tcBorders>
          </w:tcPr>
          <w:p w:rsidRPr="00D74E9A" w:rsidR="00D02D5E" w:rsidP="00D74E9A" w:rsidRDefault="00D02D5E" w14:paraId="4640C239"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Cs/>
                <w:sz w:val="24"/>
                <w:szCs w:val="24"/>
                <w:lang w:val="en-GB"/>
              </w:rPr>
              <w:t>0.838</w:t>
            </w:r>
          </w:p>
        </w:tc>
      </w:tr>
      <w:tr w:rsidRPr="00D74E9A" w:rsidR="00D02D5E" w:rsidTr="00856F3C" w14:paraId="6AD41AEB" w14:textId="77777777">
        <w:tc>
          <w:tcPr>
            <w:tcW w:w="1525" w:type="dxa"/>
          </w:tcPr>
          <w:p w:rsidRPr="00D74E9A" w:rsidR="00D02D5E" w:rsidP="00D74E9A" w:rsidRDefault="00D02D5E" w14:paraId="54923560" w14:textId="77777777">
            <w:pPr>
              <w:spacing w:after="120" w:line="480" w:lineRule="auto"/>
              <w:ind w:right="4"/>
              <w:jc w:val="both"/>
              <w:rPr>
                <w:rFonts w:ascii="Times New Roman" w:hAnsi="Times New Roman" w:cs="Times New Roman"/>
                <w:b/>
                <w:sz w:val="24"/>
                <w:szCs w:val="24"/>
                <w:lang w:val="en-GB"/>
              </w:rPr>
            </w:pPr>
            <w:r w:rsidRPr="00D74E9A">
              <w:rPr>
                <w:rFonts w:ascii="Times New Roman" w:hAnsi="Times New Roman" w:cs="Times New Roman"/>
                <w:b/>
                <w:sz w:val="24"/>
                <w:szCs w:val="24"/>
                <w:lang w:val="en-GB"/>
              </w:rPr>
              <w:t>Digit</w:t>
            </w:r>
          </w:p>
        </w:tc>
        <w:tc>
          <w:tcPr>
            <w:tcW w:w="1146" w:type="dxa"/>
          </w:tcPr>
          <w:p w:rsidRPr="00D74E9A" w:rsidR="00D02D5E" w:rsidP="00D74E9A" w:rsidRDefault="00D02D5E" w14:paraId="08168B34"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1,8</w:t>
            </w:r>
          </w:p>
        </w:tc>
        <w:tc>
          <w:tcPr>
            <w:tcW w:w="1336" w:type="dxa"/>
          </w:tcPr>
          <w:p w:rsidRPr="00D74E9A" w:rsidR="00D02D5E" w:rsidP="00D74E9A" w:rsidRDefault="00D02D5E" w14:paraId="63E70FDF"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2934.493</w:t>
            </w:r>
          </w:p>
        </w:tc>
        <w:tc>
          <w:tcPr>
            <w:tcW w:w="1335" w:type="dxa"/>
          </w:tcPr>
          <w:p w:rsidRPr="00D74E9A" w:rsidR="00D02D5E" w:rsidP="00D74E9A" w:rsidRDefault="00D02D5E" w14:paraId="3258D0E1"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366.812</w:t>
            </w:r>
          </w:p>
        </w:tc>
        <w:tc>
          <w:tcPr>
            <w:tcW w:w="1336" w:type="dxa"/>
          </w:tcPr>
          <w:p w:rsidRPr="00D74E9A" w:rsidR="00D02D5E" w:rsidP="00D74E9A" w:rsidRDefault="00D02D5E" w14:paraId="14520CAD"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Cs/>
                <w:sz w:val="24"/>
                <w:szCs w:val="24"/>
                <w:lang w:val="en-GB"/>
              </w:rPr>
              <w:t>0.402</w:t>
            </w:r>
          </w:p>
        </w:tc>
        <w:tc>
          <w:tcPr>
            <w:tcW w:w="1336" w:type="dxa"/>
          </w:tcPr>
          <w:p w:rsidRPr="00D74E9A" w:rsidR="00D02D5E" w:rsidP="00D74E9A" w:rsidRDefault="00D02D5E" w14:paraId="2ABD0085"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Cs/>
                <w:sz w:val="24"/>
                <w:szCs w:val="24"/>
                <w:lang w:val="en-GB"/>
              </w:rPr>
              <w:t>0.918</w:t>
            </w:r>
          </w:p>
        </w:tc>
        <w:tc>
          <w:tcPr>
            <w:tcW w:w="1336" w:type="dxa"/>
          </w:tcPr>
          <w:p w:rsidRPr="00D74E9A" w:rsidR="00D02D5E" w:rsidP="00D74E9A" w:rsidRDefault="00D02D5E" w14:paraId="2FC9C695"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t>0.023</w:t>
            </w:r>
          </w:p>
        </w:tc>
      </w:tr>
      <w:tr w:rsidRPr="00D74E9A" w:rsidR="00D02D5E" w:rsidTr="00856F3C" w14:paraId="0E6EB8F7" w14:textId="77777777">
        <w:tc>
          <w:tcPr>
            <w:tcW w:w="1525" w:type="dxa"/>
            <w:tcBorders>
              <w:bottom w:val="single" w:color="auto" w:sz="4" w:space="0"/>
            </w:tcBorders>
          </w:tcPr>
          <w:p w:rsidRPr="00D74E9A" w:rsidR="00D02D5E" w:rsidP="00D74E9A" w:rsidRDefault="00D02D5E" w14:paraId="66198C93" w14:textId="77777777">
            <w:pPr>
              <w:spacing w:after="120" w:line="480" w:lineRule="auto"/>
              <w:ind w:right="4"/>
              <w:jc w:val="both"/>
              <w:rPr>
                <w:rFonts w:ascii="Times New Roman" w:hAnsi="Times New Roman" w:cs="Times New Roman"/>
                <w:b/>
                <w:sz w:val="24"/>
                <w:szCs w:val="24"/>
                <w:lang w:val="en-GB"/>
              </w:rPr>
            </w:pPr>
            <w:r w:rsidRPr="00D74E9A">
              <w:rPr>
                <w:rFonts w:ascii="Times New Roman" w:hAnsi="Times New Roman" w:cs="Times New Roman"/>
                <w:b/>
                <w:sz w:val="24"/>
                <w:szCs w:val="24"/>
                <w:lang w:val="en-GB"/>
              </w:rPr>
              <w:t>SNR*digit</w:t>
            </w:r>
          </w:p>
        </w:tc>
        <w:tc>
          <w:tcPr>
            <w:tcW w:w="1146" w:type="dxa"/>
            <w:tcBorders>
              <w:bottom w:val="single" w:color="auto" w:sz="4" w:space="0"/>
            </w:tcBorders>
          </w:tcPr>
          <w:p w:rsidRPr="00D74E9A" w:rsidR="00D02D5E" w:rsidP="00D74E9A" w:rsidRDefault="00D02D5E" w14:paraId="7D32D01F"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2,16</w:t>
            </w:r>
          </w:p>
        </w:tc>
        <w:tc>
          <w:tcPr>
            <w:tcW w:w="1336" w:type="dxa"/>
            <w:tcBorders>
              <w:bottom w:val="single" w:color="auto" w:sz="4" w:space="0"/>
            </w:tcBorders>
          </w:tcPr>
          <w:p w:rsidRPr="00D74E9A" w:rsidR="00D02D5E" w:rsidP="00D74E9A" w:rsidRDefault="00D02D5E" w14:paraId="2167249B"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7830.961</w:t>
            </w:r>
          </w:p>
        </w:tc>
        <w:tc>
          <w:tcPr>
            <w:tcW w:w="1335" w:type="dxa"/>
            <w:tcBorders>
              <w:bottom w:val="single" w:color="auto" w:sz="4" w:space="0"/>
            </w:tcBorders>
          </w:tcPr>
          <w:p w:rsidRPr="00D74E9A" w:rsidR="00D02D5E" w:rsidP="00D74E9A" w:rsidRDefault="00D02D5E" w14:paraId="0CF42527"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489.435</w:t>
            </w:r>
          </w:p>
        </w:tc>
        <w:tc>
          <w:tcPr>
            <w:tcW w:w="1336" w:type="dxa"/>
            <w:tcBorders>
              <w:bottom w:val="single" w:color="auto" w:sz="4" w:space="0"/>
            </w:tcBorders>
          </w:tcPr>
          <w:p w:rsidRPr="00D74E9A" w:rsidR="00D02D5E" w:rsidP="00D74E9A" w:rsidRDefault="00D02D5E" w14:paraId="0D4210A7"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Cs/>
                <w:sz w:val="24"/>
                <w:szCs w:val="24"/>
                <w:lang w:val="en-GB"/>
              </w:rPr>
              <w:t>2.421</w:t>
            </w:r>
          </w:p>
        </w:tc>
        <w:tc>
          <w:tcPr>
            <w:tcW w:w="1336" w:type="dxa"/>
            <w:tcBorders>
              <w:bottom w:val="single" w:color="auto" w:sz="4" w:space="0"/>
            </w:tcBorders>
          </w:tcPr>
          <w:p w:rsidRPr="00D74E9A" w:rsidR="00D02D5E" w:rsidP="00D74E9A" w:rsidRDefault="00D02D5E" w14:paraId="3A859515"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Cs/>
                <w:sz w:val="24"/>
                <w:szCs w:val="24"/>
                <w:lang w:val="en-GB"/>
              </w:rPr>
              <w:t>&lt; 0.01</w:t>
            </w:r>
          </w:p>
        </w:tc>
        <w:tc>
          <w:tcPr>
            <w:tcW w:w="1336" w:type="dxa"/>
            <w:tcBorders>
              <w:bottom w:val="single" w:color="auto" w:sz="4" w:space="0"/>
            </w:tcBorders>
          </w:tcPr>
          <w:p w:rsidRPr="00D74E9A" w:rsidR="00D02D5E" w:rsidP="00D74E9A" w:rsidRDefault="00D02D5E" w14:paraId="31B52C3C"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t>0.125</w:t>
            </w:r>
          </w:p>
        </w:tc>
      </w:tr>
      <w:tr w:rsidRPr="00D74E9A" w:rsidR="00D02D5E" w:rsidTr="00856F3C" w14:paraId="73CAD5E8" w14:textId="77777777">
        <w:tc>
          <w:tcPr>
            <w:tcW w:w="1525" w:type="dxa"/>
            <w:tcBorders>
              <w:top w:val="single" w:color="auto" w:sz="4" w:space="0"/>
              <w:bottom w:val="single" w:color="auto" w:sz="4" w:space="0"/>
            </w:tcBorders>
          </w:tcPr>
          <w:p w:rsidRPr="00D74E9A" w:rsidR="00D02D5E" w:rsidP="00D74E9A" w:rsidRDefault="00D02D5E" w14:paraId="48BA93ED" w14:textId="77777777">
            <w:pPr>
              <w:spacing w:after="120" w:line="480" w:lineRule="auto"/>
              <w:ind w:right="4"/>
              <w:jc w:val="both"/>
              <w:rPr>
                <w:rFonts w:ascii="Times New Roman" w:hAnsi="Times New Roman" w:cs="Times New Roman"/>
                <w:b/>
                <w:sz w:val="24"/>
                <w:szCs w:val="24"/>
                <w:lang w:val="en-GB"/>
              </w:rPr>
            </w:pPr>
            <w:r w:rsidRPr="00D74E9A">
              <w:rPr>
                <w:rFonts w:ascii="Times New Roman" w:hAnsi="Times New Roman" w:cs="Times New Roman"/>
                <w:b/>
                <w:sz w:val="24"/>
                <w:szCs w:val="24"/>
                <w:lang w:val="en-GB"/>
              </w:rPr>
              <w:t>Noise duration</w:t>
            </w:r>
          </w:p>
        </w:tc>
        <w:tc>
          <w:tcPr>
            <w:tcW w:w="1146" w:type="dxa"/>
            <w:tcBorders>
              <w:top w:val="single" w:color="auto" w:sz="4" w:space="0"/>
              <w:bottom w:val="single" w:color="auto" w:sz="4" w:space="0"/>
            </w:tcBorders>
          </w:tcPr>
          <w:p w:rsidRPr="00D74E9A" w:rsidR="00D02D5E" w:rsidP="00D74E9A" w:rsidRDefault="00D02D5E" w14:paraId="38C9CDC7"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1,13</w:t>
            </w:r>
          </w:p>
        </w:tc>
        <w:tc>
          <w:tcPr>
            <w:tcW w:w="1336" w:type="dxa"/>
            <w:tcBorders>
              <w:top w:val="single" w:color="auto" w:sz="4" w:space="0"/>
              <w:bottom w:val="single" w:color="auto" w:sz="4" w:space="0"/>
            </w:tcBorders>
          </w:tcPr>
          <w:p w:rsidRPr="00D74E9A" w:rsidR="00D02D5E" w:rsidP="00D74E9A" w:rsidRDefault="00D02D5E" w14:paraId="30E82D9A"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2943.784</w:t>
            </w:r>
          </w:p>
        </w:tc>
        <w:tc>
          <w:tcPr>
            <w:tcW w:w="1335" w:type="dxa"/>
            <w:tcBorders>
              <w:top w:val="single" w:color="auto" w:sz="4" w:space="0"/>
              <w:bottom w:val="single" w:color="auto" w:sz="4" w:space="0"/>
            </w:tcBorders>
          </w:tcPr>
          <w:p w:rsidRPr="00D74E9A" w:rsidR="00D02D5E" w:rsidP="00D74E9A" w:rsidRDefault="00D02D5E" w14:paraId="562A2C69"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226.445</w:t>
            </w:r>
          </w:p>
        </w:tc>
        <w:tc>
          <w:tcPr>
            <w:tcW w:w="1336" w:type="dxa"/>
            <w:tcBorders>
              <w:top w:val="single" w:color="auto" w:sz="4" w:space="0"/>
              <w:bottom w:val="single" w:color="auto" w:sz="4" w:space="0"/>
            </w:tcBorders>
          </w:tcPr>
          <w:p w:rsidRPr="00D74E9A" w:rsidR="00D02D5E" w:rsidP="00D74E9A" w:rsidRDefault="00D02D5E" w14:paraId="2AF68C37"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1.620</w:t>
            </w:r>
          </w:p>
        </w:tc>
        <w:tc>
          <w:tcPr>
            <w:tcW w:w="1336" w:type="dxa"/>
            <w:tcBorders>
              <w:top w:val="single" w:color="auto" w:sz="4" w:space="0"/>
              <w:bottom w:val="single" w:color="auto" w:sz="4" w:space="0"/>
            </w:tcBorders>
          </w:tcPr>
          <w:p w:rsidRPr="00D74E9A" w:rsidR="00D02D5E" w:rsidP="00D74E9A" w:rsidRDefault="00D02D5E" w14:paraId="4F6DEC2D"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0.078</w:t>
            </w:r>
          </w:p>
        </w:tc>
        <w:tc>
          <w:tcPr>
            <w:tcW w:w="1336" w:type="dxa"/>
            <w:tcBorders>
              <w:top w:val="single" w:color="auto" w:sz="4" w:space="0"/>
              <w:bottom w:val="single" w:color="auto" w:sz="4" w:space="0"/>
            </w:tcBorders>
          </w:tcPr>
          <w:p w:rsidRPr="00D74E9A" w:rsidR="00D02D5E" w:rsidP="00D74E9A" w:rsidRDefault="00D02D5E" w14:paraId="470A5E27"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t>0.063</w:t>
            </w:r>
          </w:p>
        </w:tc>
      </w:tr>
      <w:tr w:rsidRPr="00D74E9A" w:rsidR="00D02D5E" w:rsidTr="00856F3C" w14:paraId="09938B87" w14:textId="77777777">
        <w:tc>
          <w:tcPr>
            <w:tcW w:w="1525" w:type="dxa"/>
            <w:tcBorders>
              <w:top w:val="single" w:color="auto" w:sz="4" w:space="0"/>
            </w:tcBorders>
          </w:tcPr>
          <w:p w:rsidRPr="00D74E9A" w:rsidR="00D02D5E" w:rsidP="00D74E9A" w:rsidRDefault="00D02D5E" w14:paraId="477D1A05" w14:textId="77777777">
            <w:pPr>
              <w:spacing w:after="120" w:line="480" w:lineRule="auto"/>
              <w:ind w:right="4"/>
              <w:jc w:val="both"/>
              <w:rPr>
                <w:rFonts w:ascii="Times New Roman" w:hAnsi="Times New Roman" w:cs="Times New Roman"/>
                <w:b/>
                <w:sz w:val="24"/>
                <w:szCs w:val="24"/>
                <w:lang w:val="en-GB"/>
              </w:rPr>
            </w:pPr>
            <w:r w:rsidRPr="00D74E9A">
              <w:rPr>
                <w:rFonts w:ascii="Times New Roman" w:hAnsi="Times New Roman" w:cs="Times New Roman"/>
                <w:b/>
                <w:sz w:val="24"/>
                <w:szCs w:val="24"/>
                <w:lang w:val="en-GB"/>
              </w:rPr>
              <w:t>Block</w:t>
            </w:r>
          </w:p>
        </w:tc>
        <w:tc>
          <w:tcPr>
            <w:tcW w:w="1146" w:type="dxa"/>
            <w:tcBorders>
              <w:top w:val="single" w:color="auto" w:sz="4" w:space="0"/>
            </w:tcBorders>
          </w:tcPr>
          <w:p w:rsidRPr="00D74E9A" w:rsidR="00D02D5E" w:rsidP="00D74E9A" w:rsidRDefault="00D02D5E" w14:paraId="255C0BA8"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1,5</w:t>
            </w:r>
          </w:p>
        </w:tc>
        <w:tc>
          <w:tcPr>
            <w:tcW w:w="1336" w:type="dxa"/>
            <w:tcBorders>
              <w:top w:val="single" w:color="auto" w:sz="4" w:space="0"/>
            </w:tcBorders>
          </w:tcPr>
          <w:p w:rsidRPr="00D74E9A" w:rsidR="00D02D5E" w:rsidP="00D74E9A" w:rsidRDefault="00D02D5E" w14:paraId="5737FDB4"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468.022</w:t>
            </w:r>
          </w:p>
        </w:tc>
        <w:tc>
          <w:tcPr>
            <w:tcW w:w="1335" w:type="dxa"/>
            <w:tcBorders>
              <w:top w:val="single" w:color="auto" w:sz="4" w:space="0"/>
            </w:tcBorders>
          </w:tcPr>
          <w:p w:rsidRPr="00D74E9A" w:rsidR="00D02D5E" w:rsidP="00D74E9A" w:rsidRDefault="00D02D5E" w14:paraId="1A0CBBC8"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93.604</w:t>
            </w:r>
          </w:p>
        </w:tc>
        <w:tc>
          <w:tcPr>
            <w:tcW w:w="1336" w:type="dxa"/>
            <w:tcBorders>
              <w:top w:val="single" w:color="auto" w:sz="4" w:space="0"/>
            </w:tcBorders>
          </w:tcPr>
          <w:p w:rsidRPr="00D74E9A" w:rsidR="00D02D5E" w:rsidP="00D74E9A" w:rsidRDefault="00D02D5E" w14:paraId="758CB5E1"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1.854</w:t>
            </w:r>
          </w:p>
        </w:tc>
        <w:tc>
          <w:tcPr>
            <w:tcW w:w="1336" w:type="dxa"/>
            <w:tcBorders>
              <w:top w:val="single" w:color="auto" w:sz="4" w:space="0"/>
            </w:tcBorders>
          </w:tcPr>
          <w:p w:rsidRPr="00D74E9A" w:rsidR="00D02D5E" w:rsidP="00D74E9A" w:rsidRDefault="00D02D5E" w14:paraId="322A6ADB"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0.108</w:t>
            </w:r>
          </w:p>
        </w:tc>
        <w:tc>
          <w:tcPr>
            <w:tcW w:w="1336" w:type="dxa"/>
            <w:tcBorders>
              <w:top w:val="single" w:color="auto" w:sz="4" w:space="0"/>
            </w:tcBorders>
          </w:tcPr>
          <w:p w:rsidRPr="00D74E9A" w:rsidR="00D02D5E" w:rsidP="00D74E9A" w:rsidRDefault="00D02D5E" w14:paraId="20521F9D"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t>0.075</w:t>
            </w:r>
          </w:p>
        </w:tc>
      </w:tr>
    </w:tbl>
    <w:p w:rsidRPr="00D74E9A" w:rsidR="008D350B" w:rsidP="00D74E9A" w:rsidRDefault="008D350B" w14:paraId="1C374E7B" w14:textId="395FC815">
      <w:pPr>
        <w:spacing w:after="120" w:line="480" w:lineRule="auto"/>
        <w:ind w:right="4"/>
        <w:jc w:val="both"/>
        <w:rPr>
          <w:rFonts w:ascii="Times New Roman" w:hAnsi="Times New Roman" w:cs="Times New Roman"/>
          <w:sz w:val="24"/>
          <w:szCs w:val="24"/>
          <w:lang w:val="en-GB"/>
        </w:rPr>
      </w:pPr>
    </w:p>
    <w:p w:rsidR="00D74E9A" w:rsidRDefault="00D74E9A" w14:paraId="71986B4A" w14:textId="0940D6B2">
      <w:pPr>
        <w:rPr>
          <w:rFonts w:ascii="Times New Roman" w:hAnsi="Times New Roman" w:cs="Times New Roman"/>
          <w:sz w:val="24"/>
          <w:szCs w:val="24"/>
          <w:lang w:val="en-GB"/>
        </w:rPr>
      </w:pPr>
      <w:del w:author="Houwelin2" w:date="2022-08-30T17:53:00Z" w:id="534">
        <w:r w:rsidDel="000941F8">
          <w:rPr>
            <w:rFonts w:ascii="Times New Roman" w:hAnsi="Times New Roman" w:cs="Times New Roman"/>
            <w:sz w:val="24"/>
            <w:szCs w:val="24"/>
            <w:lang w:val="en-GB"/>
          </w:rPr>
          <w:br w:type="page"/>
        </w:r>
      </w:del>
    </w:p>
    <w:p w:rsidRPr="00D74E9A" w:rsidR="003646E9" w:rsidP="00D74E9A" w:rsidRDefault="003646E9" w14:paraId="05BE12A0" w14:textId="51848E81">
      <w:pPr>
        <w:spacing w:after="120" w:line="480" w:lineRule="auto"/>
        <w:ind w:right="4"/>
        <w:jc w:val="center"/>
        <w:rPr>
          <w:rFonts w:ascii="Times New Roman" w:hAnsi="Times New Roman" w:cs="Times New Roman"/>
          <w:sz w:val="24"/>
          <w:szCs w:val="24"/>
          <w:lang w:val="en-GB"/>
        </w:rPr>
      </w:pPr>
      <w:r w:rsidRPr="00D74E9A">
        <w:rPr>
          <w:rFonts w:ascii="Times New Roman" w:hAnsi="Times New Roman" w:cs="Times New Roman"/>
          <w:b/>
          <w:sz w:val="24"/>
          <w:szCs w:val="24"/>
          <w:lang w:val="en-GB"/>
        </w:rPr>
        <w:t xml:space="preserve">Table </w:t>
      </w:r>
      <w:r w:rsidRPr="00D74E9A" w:rsidR="00C25C7C">
        <w:rPr>
          <w:rFonts w:ascii="Times New Roman" w:hAnsi="Times New Roman" w:cs="Times New Roman"/>
          <w:b/>
          <w:sz w:val="24"/>
          <w:szCs w:val="24"/>
          <w:lang w:val="en-GB"/>
        </w:rPr>
        <w:t>2</w:t>
      </w:r>
      <w:r w:rsidRPr="00D74E9A">
        <w:rPr>
          <w:rFonts w:ascii="Times New Roman" w:hAnsi="Times New Roman" w:cs="Times New Roman"/>
          <w:b/>
          <w:sz w:val="24"/>
          <w:szCs w:val="24"/>
          <w:lang w:val="en-GB"/>
        </w:rPr>
        <w:t xml:space="preserve">. </w:t>
      </w:r>
      <w:r w:rsidRPr="00D74E9A">
        <w:rPr>
          <w:rFonts w:ascii="Times New Roman" w:hAnsi="Times New Roman" w:cs="Times New Roman"/>
          <w:sz w:val="24"/>
          <w:szCs w:val="24"/>
          <w:lang w:val="en-GB"/>
        </w:rPr>
        <w:t>ANOVA table</w:t>
      </w:r>
      <w:r w:rsidRPr="00D74E9A" w:rsidDel="0099383A">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t>comparing subjective clarity ratings across SNRs, participants, and digits, and two-way interactions thereof.</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641"/>
        <w:gridCol w:w="1137"/>
        <w:gridCol w:w="1278"/>
        <w:gridCol w:w="1166"/>
        <w:gridCol w:w="1444"/>
        <w:gridCol w:w="1342"/>
        <w:gridCol w:w="1342"/>
      </w:tblGrid>
      <w:tr w:rsidRPr="00D74E9A" w:rsidR="003646E9" w:rsidTr="00EE3531" w14:paraId="0FCBB2D6" w14:textId="77777777">
        <w:tc>
          <w:tcPr>
            <w:tcW w:w="1641" w:type="dxa"/>
            <w:tcBorders>
              <w:bottom w:val="single" w:color="auto" w:sz="4" w:space="0"/>
            </w:tcBorders>
          </w:tcPr>
          <w:p w:rsidRPr="00D74E9A" w:rsidR="003646E9" w:rsidP="00D74E9A" w:rsidRDefault="003646E9" w14:paraId="60C74867" w14:textId="77777777">
            <w:pPr>
              <w:spacing w:after="120" w:line="480" w:lineRule="auto"/>
              <w:ind w:right="4"/>
              <w:jc w:val="both"/>
              <w:rPr>
                <w:rFonts w:ascii="Times New Roman" w:hAnsi="Times New Roman" w:cs="Times New Roman"/>
                <w:b/>
                <w:sz w:val="24"/>
                <w:szCs w:val="24"/>
                <w:lang w:val="en-GB"/>
              </w:rPr>
            </w:pPr>
            <w:r w:rsidRPr="00D74E9A">
              <w:rPr>
                <w:rFonts w:ascii="Times New Roman" w:hAnsi="Times New Roman" w:cs="Times New Roman"/>
                <w:b/>
                <w:sz w:val="24"/>
                <w:szCs w:val="24"/>
                <w:lang w:val="en-GB"/>
              </w:rPr>
              <w:t>Factor</w:t>
            </w:r>
          </w:p>
        </w:tc>
        <w:tc>
          <w:tcPr>
            <w:tcW w:w="1137" w:type="dxa"/>
            <w:tcBorders>
              <w:bottom w:val="single" w:color="auto" w:sz="4" w:space="0"/>
            </w:tcBorders>
          </w:tcPr>
          <w:p w:rsidRPr="00D74E9A" w:rsidR="003646E9" w:rsidP="00D74E9A" w:rsidRDefault="003646E9" w14:paraId="58318616" w14:textId="77777777">
            <w:pPr>
              <w:spacing w:after="120" w:line="480" w:lineRule="auto"/>
              <w:ind w:right="4"/>
              <w:jc w:val="both"/>
              <w:rPr>
                <w:rFonts w:ascii="Times New Roman" w:hAnsi="Times New Roman" w:cs="Times New Roman"/>
                <w:b/>
                <w:i/>
                <w:sz w:val="24"/>
                <w:szCs w:val="24"/>
                <w:lang w:val="en-GB"/>
              </w:rPr>
            </w:pPr>
            <w:proofErr w:type="spellStart"/>
            <w:r w:rsidRPr="00D74E9A">
              <w:rPr>
                <w:rFonts w:ascii="Times New Roman" w:hAnsi="Times New Roman" w:cs="Times New Roman"/>
                <w:b/>
                <w:i/>
                <w:sz w:val="24"/>
                <w:szCs w:val="24"/>
                <w:lang w:val="en-GB"/>
              </w:rPr>
              <w:t>df</w:t>
            </w:r>
            <w:proofErr w:type="spellEnd"/>
          </w:p>
        </w:tc>
        <w:tc>
          <w:tcPr>
            <w:tcW w:w="1278" w:type="dxa"/>
            <w:tcBorders>
              <w:bottom w:val="single" w:color="auto" w:sz="4" w:space="0"/>
            </w:tcBorders>
          </w:tcPr>
          <w:p w:rsidRPr="00D74E9A" w:rsidR="003646E9" w:rsidP="00D74E9A" w:rsidRDefault="003646E9" w14:paraId="7EF1DEB1" w14:textId="77777777">
            <w:pPr>
              <w:spacing w:after="120" w:line="480" w:lineRule="auto"/>
              <w:ind w:right="4"/>
              <w:rPr>
                <w:rFonts w:ascii="Times New Roman" w:hAnsi="Times New Roman" w:cs="Times New Roman"/>
                <w:b/>
                <w:sz w:val="24"/>
                <w:szCs w:val="24"/>
                <w:lang w:val="en-GB"/>
              </w:rPr>
            </w:pPr>
            <w:r w:rsidRPr="00D74E9A">
              <w:rPr>
                <w:rFonts w:ascii="Times New Roman" w:hAnsi="Times New Roman" w:cs="Times New Roman"/>
                <w:b/>
                <w:sz w:val="24"/>
                <w:szCs w:val="24"/>
                <w:lang w:val="en-GB"/>
              </w:rPr>
              <w:t>Sum of squares</w:t>
            </w:r>
          </w:p>
        </w:tc>
        <w:tc>
          <w:tcPr>
            <w:tcW w:w="1166" w:type="dxa"/>
            <w:tcBorders>
              <w:bottom w:val="single" w:color="auto" w:sz="4" w:space="0"/>
            </w:tcBorders>
          </w:tcPr>
          <w:p w:rsidRPr="00D74E9A" w:rsidR="003646E9" w:rsidP="00D74E9A" w:rsidRDefault="003646E9" w14:paraId="1FF9314D" w14:textId="77777777">
            <w:pPr>
              <w:spacing w:after="120" w:line="480" w:lineRule="auto"/>
              <w:ind w:right="4"/>
              <w:jc w:val="both"/>
              <w:rPr>
                <w:rFonts w:ascii="Times New Roman" w:hAnsi="Times New Roman" w:cs="Times New Roman"/>
                <w:b/>
                <w:sz w:val="24"/>
                <w:szCs w:val="24"/>
                <w:lang w:val="en-GB"/>
              </w:rPr>
            </w:pPr>
            <w:r w:rsidRPr="00D74E9A">
              <w:rPr>
                <w:rFonts w:ascii="Times New Roman" w:hAnsi="Times New Roman" w:cs="Times New Roman"/>
                <w:b/>
                <w:sz w:val="24"/>
                <w:szCs w:val="24"/>
                <w:lang w:val="en-GB"/>
              </w:rPr>
              <w:t>Mean square</w:t>
            </w:r>
          </w:p>
        </w:tc>
        <w:tc>
          <w:tcPr>
            <w:tcW w:w="1444" w:type="dxa"/>
            <w:tcBorders>
              <w:bottom w:val="single" w:color="auto" w:sz="4" w:space="0"/>
            </w:tcBorders>
          </w:tcPr>
          <w:p w:rsidRPr="00D74E9A" w:rsidR="003646E9" w:rsidP="00D74E9A" w:rsidRDefault="003646E9" w14:paraId="35E51A56" w14:textId="77777777">
            <w:pPr>
              <w:spacing w:after="120" w:line="480" w:lineRule="auto"/>
              <w:ind w:right="4"/>
              <w:jc w:val="both"/>
              <w:rPr>
                <w:rFonts w:ascii="Times New Roman" w:hAnsi="Times New Roman" w:cs="Times New Roman"/>
                <w:b/>
                <w:i/>
                <w:sz w:val="24"/>
                <w:szCs w:val="24"/>
                <w:lang w:val="en-GB"/>
              </w:rPr>
            </w:pPr>
            <w:r w:rsidRPr="00D74E9A">
              <w:rPr>
                <w:rFonts w:ascii="Times New Roman" w:hAnsi="Times New Roman" w:cs="Times New Roman"/>
                <w:b/>
                <w:i/>
                <w:sz w:val="24"/>
                <w:szCs w:val="24"/>
                <w:lang w:val="en-GB"/>
              </w:rPr>
              <w:t>F</w:t>
            </w:r>
          </w:p>
        </w:tc>
        <w:tc>
          <w:tcPr>
            <w:tcW w:w="1342" w:type="dxa"/>
            <w:tcBorders>
              <w:bottom w:val="single" w:color="auto" w:sz="4" w:space="0"/>
            </w:tcBorders>
          </w:tcPr>
          <w:p w:rsidRPr="00D74E9A" w:rsidR="003646E9" w:rsidP="00D74E9A" w:rsidRDefault="003646E9" w14:paraId="31301409" w14:textId="77777777">
            <w:pPr>
              <w:spacing w:after="120" w:line="480" w:lineRule="auto"/>
              <w:ind w:right="4"/>
              <w:jc w:val="both"/>
              <w:rPr>
                <w:rFonts w:ascii="Times New Roman" w:hAnsi="Times New Roman" w:cs="Times New Roman"/>
                <w:b/>
                <w:i/>
                <w:sz w:val="24"/>
                <w:szCs w:val="24"/>
                <w:lang w:val="en-GB"/>
              </w:rPr>
            </w:pPr>
            <w:r w:rsidRPr="00D74E9A">
              <w:rPr>
                <w:rFonts w:ascii="Times New Roman" w:hAnsi="Times New Roman" w:cs="Times New Roman"/>
                <w:b/>
                <w:i/>
                <w:sz w:val="24"/>
                <w:szCs w:val="24"/>
                <w:lang w:val="en-GB"/>
              </w:rPr>
              <w:t>p</w:t>
            </w:r>
          </w:p>
        </w:tc>
        <w:tc>
          <w:tcPr>
            <w:tcW w:w="1342" w:type="dxa"/>
            <w:tcBorders>
              <w:bottom w:val="single" w:color="auto" w:sz="4" w:space="0"/>
            </w:tcBorders>
          </w:tcPr>
          <w:p w:rsidRPr="00D74E9A" w:rsidR="003646E9" w:rsidP="00D74E9A" w:rsidRDefault="003646E9" w14:paraId="1C7D58FD" w14:textId="77777777">
            <w:pPr>
              <w:spacing w:after="120" w:line="480" w:lineRule="auto"/>
              <w:ind w:right="4"/>
              <w:jc w:val="both"/>
              <w:rPr>
                <w:rFonts w:ascii="Times New Roman" w:hAnsi="Times New Roman" w:cs="Times New Roman"/>
                <w:b/>
                <w:sz w:val="24"/>
                <w:szCs w:val="24"/>
                <w:lang w:val="en-GB"/>
              </w:rPr>
            </w:pPr>
            <w:r w:rsidRPr="00D74E9A">
              <w:rPr>
                <w:rStyle w:val="mi"/>
                <w:rFonts w:ascii="Times New Roman" w:hAnsi="Times New Roman" w:cs="Times New Roman"/>
                <w:b/>
                <w:i/>
                <w:iCs/>
                <w:sz w:val="24"/>
                <w:szCs w:val="24"/>
              </w:rPr>
              <w:t>η</w:t>
            </w:r>
            <w:r w:rsidRPr="00D74E9A">
              <w:rPr>
                <w:rStyle w:val="mn"/>
                <w:rFonts w:ascii="Times New Roman" w:hAnsi="Times New Roman" w:cs="Times New Roman"/>
                <w:b/>
                <w:sz w:val="24"/>
                <w:szCs w:val="24"/>
                <w:vertAlign w:val="superscript"/>
              </w:rPr>
              <w:t>2</w:t>
            </w:r>
            <w:r w:rsidRPr="00D74E9A">
              <w:rPr>
                <w:rStyle w:val="mi"/>
                <w:rFonts w:ascii="Times New Roman" w:hAnsi="Times New Roman" w:cs="Times New Roman"/>
                <w:b/>
                <w:i/>
                <w:iCs/>
                <w:sz w:val="24"/>
                <w:szCs w:val="24"/>
                <w:vertAlign w:val="subscript"/>
              </w:rPr>
              <w:t>p</w:t>
            </w:r>
          </w:p>
        </w:tc>
      </w:tr>
      <w:tr w:rsidRPr="00D74E9A" w:rsidR="003646E9" w:rsidTr="00EE3531" w14:paraId="7627063B" w14:textId="77777777">
        <w:tc>
          <w:tcPr>
            <w:tcW w:w="1641" w:type="dxa"/>
            <w:tcBorders>
              <w:top w:val="single" w:color="auto" w:sz="4" w:space="0"/>
            </w:tcBorders>
          </w:tcPr>
          <w:p w:rsidRPr="00D74E9A" w:rsidR="003646E9" w:rsidP="00D74E9A" w:rsidRDefault="003646E9" w14:paraId="149875D1" w14:textId="77777777">
            <w:pPr>
              <w:spacing w:after="120" w:line="480" w:lineRule="auto"/>
              <w:ind w:right="4"/>
              <w:jc w:val="both"/>
              <w:rPr>
                <w:rFonts w:ascii="Times New Roman" w:hAnsi="Times New Roman" w:cs="Times New Roman"/>
                <w:b/>
                <w:sz w:val="24"/>
                <w:szCs w:val="24"/>
                <w:lang w:val="en-GB"/>
              </w:rPr>
            </w:pPr>
            <w:r w:rsidRPr="00D74E9A">
              <w:rPr>
                <w:rFonts w:ascii="Times New Roman" w:hAnsi="Times New Roman" w:cs="Times New Roman"/>
                <w:b/>
                <w:sz w:val="24"/>
                <w:szCs w:val="24"/>
                <w:lang w:val="en-GB"/>
              </w:rPr>
              <w:t>SNR</w:t>
            </w:r>
          </w:p>
        </w:tc>
        <w:tc>
          <w:tcPr>
            <w:tcW w:w="1137" w:type="dxa"/>
            <w:tcBorders>
              <w:top w:val="single" w:color="auto" w:sz="4" w:space="0"/>
            </w:tcBorders>
          </w:tcPr>
          <w:p w:rsidRPr="00D74E9A" w:rsidR="003646E9" w:rsidP="00D74E9A" w:rsidRDefault="003646E9" w14:paraId="37EC7DA3"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1,2</w:t>
            </w:r>
          </w:p>
        </w:tc>
        <w:tc>
          <w:tcPr>
            <w:tcW w:w="1278" w:type="dxa"/>
            <w:tcBorders>
              <w:top w:val="single" w:color="auto" w:sz="4" w:space="0"/>
            </w:tcBorders>
          </w:tcPr>
          <w:p w:rsidRPr="00D74E9A" w:rsidR="003646E9" w:rsidP="00D74E9A" w:rsidRDefault="003646E9" w14:paraId="069C9E3A"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166.477</w:t>
            </w:r>
          </w:p>
        </w:tc>
        <w:tc>
          <w:tcPr>
            <w:tcW w:w="1166" w:type="dxa"/>
            <w:tcBorders>
              <w:top w:val="single" w:color="auto" w:sz="4" w:space="0"/>
            </w:tcBorders>
          </w:tcPr>
          <w:p w:rsidRPr="00D74E9A" w:rsidR="003646E9" w:rsidP="00D74E9A" w:rsidRDefault="003646E9" w14:paraId="416EB98A"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83.239</w:t>
            </w:r>
          </w:p>
        </w:tc>
        <w:tc>
          <w:tcPr>
            <w:tcW w:w="1444" w:type="dxa"/>
            <w:tcBorders>
              <w:top w:val="single" w:color="auto" w:sz="4" w:space="0"/>
            </w:tcBorders>
          </w:tcPr>
          <w:p w:rsidRPr="00D74E9A" w:rsidR="003646E9" w:rsidP="00D74E9A" w:rsidRDefault="003646E9" w14:paraId="4FD0ABE3"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Cs/>
                <w:sz w:val="24"/>
                <w:szCs w:val="24"/>
                <w:lang w:val="en-GB"/>
              </w:rPr>
              <w:t>193.820</w:t>
            </w:r>
          </w:p>
        </w:tc>
        <w:tc>
          <w:tcPr>
            <w:tcW w:w="1342" w:type="dxa"/>
            <w:tcBorders>
              <w:top w:val="single" w:color="auto" w:sz="4" w:space="0"/>
            </w:tcBorders>
          </w:tcPr>
          <w:p w:rsidRPr="00D74E9A" w:rsidR="003646E9" w:rsidP="00D74E9A" w:rsidRDefault="003646E9" w14:paraId="135F0B9E"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Cs/>
                <w:sz w:val="24"/>
                <w:szCs w:val="24"/>
                <w:lang w:val="en-GB"/>
              </w:rPr>
              <w:t>&lt; 0.001</w:t>
            </w:r>
          </w:p>
        </w:tc>
        <w:tc>
          <w:tcPr>
            <w:tcW w:w="1342" w:type="dxa"/>
            <w:tcBorders>
              <w:top w:val="single" w:color="auto" w:sz="4" w:space="0"/>
            </w:tcBorders>
          </w:tcPr>
          <w:p w:rsidRPr="00D74E9A" w:rsidR="003646E9" w:rsidP="00D74E9A" w:rsidRDefault="003646E9" w14:paraId="404D724F"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Cs/>
                <w:sz w:val="24"/>
                <w:szCs w:val="24"/>
                <w:lang w:val="en-GB"/>
              </w:rPr>
              <w:t>0.919</w:t>
            </w:r>
          </w:p>
        </w:tc>
      </w:tr>
      <w:tr w:rsidRPr="00D74E9A" w:rsidR="003646E9" w:rsidTr="00EE3531" w14:paraId="5BBE624E" w14:textId="77777777">
        <w:tc>
          <w:tcPr>
            <w:tcW w:w="1641" w:type="dxa"/>
          </w:tcPr>
          <w:p w:rsidRPr="00D74E9A" w:rsidR="003646E9" w:rsidP="00D74E9A" w:rsidRDefault="003646E9" w14:paraId="5226F4DA" w14:textId="77777777">
            <w:pPr>
              <w:spacing w:after="120" w:line="480" w:lineRule="auto"/>
              <w:ind w:right="4"/>
              <w:jc w:val="both"/>
              <w:rPr>
                <w:rFonts w:ascii="Times New Roman" w:hAnsi="Times New Roman" w:cs="Times New Roman"/>
                <w:b/>
                <w:sz w:val="24"/>
                <w:szCs w:val="24"/>
                <w:lang w:val="en-GB"/>
              </w:rPr>
            </w:pPr>
            <w:r w:rsidRPr="00D74E9A">
              <w:rPr>
                <w:rFonts w:ascii="Times New Roman" w:hAnsi="Times New Roman" w:cs="Times New Roman"/>
                <w:b/>
                <w:sz w:val="24"/>
                <w:szCs w:val="24"/>
                <w:lang w:val="en-GB"/>
              </w:rPr>
              <w:t>Digit</w:t>
            </w:r>
          </w:p>
        </w:tc>
        <w:tc>
          <w:tcPr>
            <w:tcW w:w="1137" w:type="dxa"/>
          </w:tcPr>
          <w:p w:rsidRPr="00D74E9A" w:rsidR="003646E9" w:rsidP="00D74E9A" w:rsidRDefault="003646E9" w14:paraId="3B8C2CEE"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1,8</w:t>
            </w:r>
          </w:p>
        </w:tc>
        <w:tc>
          <w:tcPr>
            <w:tcW w:w="1278" w:type="dxa"/>
          </w:tcPr>
          <w:p w:rsidRPr="00D74E9A" w:rsidR="003646E9" w:rsidP="00D74E9A" w:rsidRDefault="003646E9" w14:paraId="0BA48938"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147.685</w:t>
            </w:r>
          </w:p>
        </w:tc>
        <w:tc>
          <w:tcPr>
            <w:tcW w:w="1166" w:type="dxa"/>
          </w:tcPr>
          <w:p w:rsidRPr="00D74E9A" w:rsidR="003646E9" w:rsidP="00D74E9A" w:rsidRDefault="003646E9" w14:paraId="4230EC41"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18.461</w:t>
            </w:r>
          </w:p>
        </w:tc>
        <w:tc>
          <w:tcPr>
            <w:tcW w:w="1444" w:type="dxa"/>
          </w:tcPr>
          <w:p w:rsidRPr="00D74E9A" w:rsidR="003646E9" w:rsidP="00D74E9A" w:rsidRDefault="003646E9" w14:paraId="69E45B51"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Cs/>
                <w:sz w:val="24"/>
                <w:szCs w:val="24"/>
                <w:lang w:val="en-GB"/>
              </w:rPr>
              <w:t>7.441</w:t>
            </w:r>
          </w:p>
        </w:tc>
        <w:tc>
          <w:tcPr>
            <w:tcW w:w="1342" w:type="dxa"/>
          </w:tcPr>
          <w:p w:rsidRPr="00D74E9A" w:rsidR="003646E9" w:rsidP="00D74E9A" w:rsidRDefault="003646E9" w14:paraId="78902D3B"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Cs/>
                <w:sz w:val="24"/>
                <w:szCs w:val="24"/>
                <w:lang w:val="en-GB"/>
              </w:rPr>
              <w:t>&lt; 0.001</w:t>
            </w:r>
          </w:p>
        </w:tc>
        <w:tc>
          <w:tcPr>
            <w:tcW w:w="1342" w:type="dxa"/>
          </w:tcPr>
          <w:p w:rsidRPr="00D74E9A" w:rsidR="003646E9" w:rsidP="00D74E9A" w:rsidRDefault="003646E9" w14:paraId="4E242579"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t>0.304</w:t>
            </w:r>
          </w:p>
        </w:tc>
      </w:tr>
      <w:tr w:rsidRPr="00D74E9A" w:rsidR="003646E9" w:rsidTr="00EE3531" w14:paraId="00B7A508" w14:textId="77777777">
        <w:tc>
          <w:tcPr>
            <w:tcW w:w="1641" w:type="dxa"/>
          </w:tcPr>
          <w:p w:rsidRPr="00D74E9A" w:rsidR="003646E9" w:rsidP="00D74E9A" w:rsidRDefault="003646E9" w14:paraId="31CE31E3" w14:textId="77777777">
            <w:pPr>
              <w:spacing w:after="120" w:line="480" w:lineRule="auto"/>
              <w:ind w:right="4"/>
              <w:jc w:val="both"/>
              <w:rPr>
                <w:rFonts w:ascii="Times New Roman" w:hAnsi="Times New Roman" w:cs="Times New Roman"/>
                <w:b/>
                <w:sz w:val="24"/>
                <w:szCs w:val="24"/>
                <w:lang w:val="en-GB"/>
              </w:rPr>
            </w:pPr>
            <w:r w:rsidRPr="00D74E9A">
              <w:rPr>
                <w:rFonts w:ascii="Times New Roman" w:hAnsi="Times New Roman" w:cs="Times New Roman"/>
                <w:b/>
                <w:sz w:val="24"/>
                <w:szCs w:val="24"/>
                <w:lang w:val="en-GB"/>
              </w:rPr>
              <w:t>SNR*digit</w:t>
            </w:r>
          </w:p>
        </w:tc>
        <w:tc>
          <w:tcPr>
            <w:tcW w:w="1137" w:type="dxa"/>
          </w:tcPr>
          <w:p w:rsidRPr="00D74E9A" w:rsidR="003646E9" w:rsidP="00D74E9A" w:rsidRDefault="003646E9" w14:paraId="4E5CAC5A"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2,16</w:t>
            </w:r>
          </w:p>
        </w:tc>
        <w:tc>
          <w:tcPr>
            <w:tcW w:w="1278" w:type="dxa"/>
          </w:tcPr>
          <w:p w:rsidRPr="00D74E9A" w:rsidR="003646E9" w:rsidP="00D74E9A" w:rsidRDefault="003646E9" w14:paraId="544CDF32"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15.849</w:t>
            </w:r>
          </w:p>
        </w:tc>
        <w:tc>
          <w:tcPr>
            <w:tcW w:w="1166" w:type="dxa"/>
          </w:tcPr>
          <w:p w:rsidRPr="00D74E9A" w:rsidR="003646E9" w:rsidP="00D74E9A" w:rsidRDefault="003646E9" w14:paraId="241B6D96"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0.991</w:t>
            </w:r>
          </w:p>
        </w:tc>
        <w:tc>
          <w:tcPr>
            <w:tcW w:w="1444" w:type="dxa"/>
          </w:tcPr>
          <w:p w:rsidRPr="00D74E9A" w:rsidR="003646E9" w:rsidP="00D74E9A" w:rsidRDefault="003646E9" w14:paraId="4B47E6F6"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Cs/>
                <w:sz w:val="24"/>
                <w:szCs w:val="24"/>
                <w:lang w:val="en-GB"/>
              </w:rPr>
              <w:t>5.115</w:t>
            </w:r>
          </w:p>
        </w:tc>
        <w:tc>
          <w:tcPr>
            <w:tcW w:w="1342" w:type="dxa"/>
          </w:tcPr>
          <w:p w:rsidRPr="00D74E9A" w:rsidR="003646E9" w:rsidP="00D74E9A" w:rsidRDefault="003646E9" w14:paraId="2074528C"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Cs/>
                <w:sz w:val="24"/>
                <w:szCs w:val="24"/>
                <w:lang w:val="en-GB"/>
              </w:rPr>
              <w:t>&lt; 0.001</w:t>
            </w:r>
          </w:p>
        </w:tc>
        <w:tc>
          <w:tcPr>
            <w:tcW w:w="1342" w:type="dxa"/>
          </w:tcPr>
          <w:p w:rsidRPr="00D74E9A" w:rsidR="003646E9" w:rsidP="00D74E9A" w:rsidRDefault="003646E9" w14:paraId="298F7CE8"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t>0.169</w:t>
            </w:r>
          </w:p>
        </w:tc>
      </w:tr>
      <w:tr w:rsidRPr="00D74E9A" w:rsidR="003646E9" w:rsidTr="00EE3531" w14:paraId="2C319220" w14:textId="77777777">
        <w:tc>
          <w:tcPr>
            <w:tcW w:w="1641" w:type="dxa"/>
            <w:tcBorders>
              <w:top w:val="single" w:color="auto" w:sz="4" w:space="0"/>
              <w:bottom w:val="single" w:color="auto" w:sz="4" w:space="0"/>
            </w:tcBorders>
          </w:tcPr>
          <w:p w:rsidRPr="00D74E9A" w:rsidR="003646E9" w:rsidP="00D74E9A" w:rsidRDefault="003646E9" w14:paraId="2042C1BB" w14:textId="77777777">
            <w:pPr>
              <w:spacing w:after="120" w:line="480" w:lineRule="auto"/>
              <w:ind w:right="4"/>
              <w:jc w:val="both"/>
              <w:rPr>
                <w:rFonts w:ascii="Times New Roman" w:hAnsi="Times New Roman" w:cs="Times New Roman"/>
                <w:b/>
                <w:sz w:val="24"/>
                <w:szCs w:val="24"/>
                <w:lang w:val="en-GB"/>
              </w:rPr>
            </w:pPr>
            <w:r w:rsidRPr="00D74E9A">
              <w:rPr>
                <w:rFonts w:ascii="Times New Roman" w:hAnsi="Times New Roman" w:cs="Times New Roman"/>
                <w:b/>
                <w:sz w:val="24"/>
                <w:szCs w:val="24"/>
                <w:lang w:val="en-GB"/>
              </w:rPr>
              <w:lastRenderedPageBreak/>
              <w:t>Noise duration</w:t>
            </w:r>
          </w:p>
        </w:tc>
        <w:tc>
          <w:tcPr>
            <w:tcW w:w="1137" w:type="dxa"/>
            <w:tcBorders>
              <w:top w:val="single" w:color="auto" w:sz="4" w:space="0"/>
              <w:bottom w:val="single" w:color="auto" w:sz="4" w:space="0"/>
            </w:tcBorders>
          </w:tcPr>
          <w:p w:rsidRPr="00D74E9A" w:rsidR="003646E9" w:rsidP="00D74E9A" w:rsidRDefault="003646E9" w14:paraId="3C0EE1A6"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1,13</w:t>
            </w:r>
          </w:p>
        </w:tc>
        <w:tc>
          <w:tcPr>
            <w:tcW w:w="1278" w:type="dxa"/>
            <w:tcBorders>
              <w:top w:val="single" w:color="auto" w:sz="4" w:space="0"/>
              <w:bottom w:val="single" w:color="auto" w:sz="4" w:space="0"/>
            </w:tcBorders>
          </w:tcPr>
          <w:p w:rsidRPr="00D74E9A" w:rsidR="003646E9" w:rsidP="00D74E9A" w:rsidRDefault="003646E9" w14:paraId="21F383EC"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7.424</w:t>
            </w:r>
          </w:p>
        </w:tc>
        <w:tc>
          <w:tcPr>
            <w:tcW w:w="1166" w:type="dxa"/>
            <w:tcBorders>
              <w:top w:val="single" w:color="auto" w:sz="4" w:space="0"/>
              <w:bottom w:val="single" w:color="auto" w:sz="4" w:space="0"/>
            </w:tcBorders>
          </w:tcPr>
          <w:p w:rsidRPr="00D74E9A" w:rsidR="003646E9" w:rsidP="00D74E9A" w:rsidRDefault="003646E9" w14:paraId="1618B207"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0.571</w:t>
            </w:r>
          </w:p>
        </w:tc>
        <w:tc>
          <w:tcPr>
            <w:tcW w:w="1444" w:type="dxa"/>
            <w:tcBorders>
              <w:top w:val="single" w:color="auto" w:sz="4" w:space="0"/>
              <w:bottom w:val="single" w:color="auto" w:sz="4" w:space="0"/>
            </w:tcBorders>
          </w:tcPr>
          <w:p w:rsidRPr="00D74E9A" w:rsidR="003646E9" w:rsidP="00D74E9A" w:rsidRDefault="003646E9" w14:paraId="4C728059"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2.324</w:t>
            </w:r>
          </w:p>
        </w:tc>
        <w:tc>
          <w:tcPr>
            <w:tcW w:w="1342" w:type="dxa"/>
            <w:tcBorders>
              <w:top w:val="single" w:color="auto" w:sz="4" w:space="0"/>
              <w:bottom w:val="single" w:color="auto" w:sz="4" w:space="0"/>
            </w:tcBorders>
          </w:tcPr>
          <w:p w:rsidRPr="00D74E9A" w:rsidR="003646E9" w:rsidP="00D74E9A" w:rsidRDefault="003646E9" w14:paraId="5FB2ACF3"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&lt; 0.01</w:t>
            </w:r>
          </w:p>
        </w:tc>
        <w:tc>
          <w:tcPr>
            <w:tcW w:w="1342" w:type="dxa"/>
            <w:tcBorders>
              <w:top w:val="single" w:color="auto" w:sz="4" w:space="0"/>
              <w:bottom w:val="single" w:color="auto" w:sz="4" w:space="0"/>
            </w:tcBorders>
          </w:tcPr>
          <w:p w:rsidRPr="00D74E9A" w:rsidR="003646E9" w:rsidP="00D74E9A" w:rsidRDefault="003646E9" w14:paraId="64A1BF37"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t>0.029</w:t>
            </w:r>
          </w:p>
        </w:tc>
      </w:tr>
      <w:tr w:rsidRPr="00D74E9A" w:rsidR="003646E9" w:rsidTr="00EE3531" w14:paraId="393FFE07" w14:textId="77777777">
        <w:tc>
          <w:tcPr>
            <w:tcW w:w="1641" w:type="dxa"/>
            <w:tcBorders>
              <w:top w:val="single" w:color="auto" w:sz="4" w:space="0"/>
            </w:tcBorders>
          </w:tcPr>
          <w:p w:rsidRPr="00D74E9A" w:rsidR="003646E9" w:rsidP="00D74E9A" w:rsidRDefault="003646E9" w14:paraId="04BF93BF" w14:textId="77777777">
            <w:pPr>
              <w:spacing w:after="120" w:line="480" w:lineRule="auto"/>
              <w:ind w:right="4"/>
              <w:jc w:val="both"/>
              <w:rPr>
                <w:rFonts w:ascii="Times New Roman" w:hAnsi="Times New Roman" w:cs="Times New Roman"/>
                <w:b/>
                <w:sz w:val="24"/>
                <w:szCs w:val="24"/>
                <w:lang w:val="en-GB"/>
              </w:rPr>
            </w:pPr>
            <w:r w:rsidRPr="00D74E9A">
              <w:rPr>
                <w:rFonts w:ascii="Times New Roman" w:hAnsi="Times New Roman" w:cs="Times New Roman"/>
                <w:b/>
                <w:sz w:val="24"/>
                <w:szCs w:val="24"/>
                <w:lang w:val="en-GB"/>
              </w:rPr>
              <w:t>Block</w:t>
            </w:r>
          </w:p>
        </w:tc>
        <w:tc>
          <w:tcPr>
            <w:tcW w:w="1137" w:type="dxa"/>
            <w:tcBorders>
              <w:top w:val="single" w:color="auto" w:sz="4" w:space="0"/>
            </w:tcBorders>
          </w:tcPr>
          <w:p w:rsidRPr="00D74E9A" w:rsidR="003646E9" w:rsidP="00D74E9A" w:rsidRDefault="003646E9" w14:paraId="4493A9C1"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1,5</w:t>
            </w:r>
          </w:p>
        </w:tc>
        <w:tc>
          <w:tcPr>
            <w:tcW w:w="1278" w:type="dxa"/>
            <w:tcBorders>
              <w:top w:val="single" w:color="auto" w:sz="4" w:space="0"/>
            </w:tcBorders>
          </w:tcPr>
          <w:p w:rsidRPr="00D74E9A" w:rsidR="003646E9" w:rsidP="00D74E9A" w:rsidRDefault="003646E9" w14:paraId="6FE420C2"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0.574</w:t>
            </w:r>
          </w:p>
        </w:tc>
        <w:tc>
          <w:tcPr>
            <w:tcW w:w="1166" w:type="dxa"/>
            <w:tcBorders>
              <w:top w:val="single" w:color="auto" w:sz="4" w:space="0"/>
            </w:tcBorders>
          </w:tcPr>
          <w:p w:rsidRPr="00D74E9A" w:rsidR="003646E9" w:rsidP="00D74E9A" w:rsidRDefault="003646E9" w14:paraId="1DC9B5E7"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0.115</w:t>
            </w:r>
          </w:p>
        </w:tc>
        <w:tc>
          <w:tcPr>
            <w:tcW w:w="1444" w:type="dxa"/>
            <w:tcBorders>
              <w:top w:val="single" w:color="auto" w:sz="4" w:space="0"/>
            </w:tcBorders>
          </w:tcPr>
          <w:p w:rsidRPr="00D74E9A" w:rsidR="003646E9" w:rsidP="00D74E9A" w:rsidRDefault="003646E9" w14:paraId="5E542978"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0.838</w:t>
            </w:r>
          </w:p>
        </w:tc>
        <w:tc>
          <w:tcPr>
            <w:tcW w:w="1342" w:type="dxa"/>
            <w:tcBorders>
              <w:top w:val="single" w:color="auto" w:sz="4" w:space="0"/>
            </w:tcBorders>
          </w:tcPr>
          <w:p w:rsidRPr="00D74E9A" w:rsidR="003646E9" w:rsidP="00D74E9A" w:rsidRDefault="003646E9" w14:paraId="5DC7D688" w14:textId="77777777">
            <w:pPr>
              <w:spacing w:after="120" w:line="480" w:lineRule="auto"/>
              <w:ind w:right="4"/>
              <w:jc w:val="both"/>
              <w:rPr>
                <w:rFonts w:ascii="Times New Roman" w:hAnsi="Times New Roman" w:cs="Times New Roman"/>
                <w:bCs/>
                <w:sz w:val="24"/>
                <w:szCs w:val="24"/>
                <w:lang w:val="en-GB"/>
              </w:rPr>
            </w:pPr>
            <w:r w:rsidRPr="00D74E9A">
              <w:rPr>
                <w:rFonts w:ascii="Times New Roman" w:hAnsi="Times New Roman" w:cs="Times New Roman"/>
                <w:bCs/>
                <w:sz w:val="24"/>
                <w:szCs w:val="24"/>
                <w:lang w:val="en-GB"/>
              </w:rPr>
              <w:t>0.526</w:t>
            </w:r>
          </w:p>
        </w:tc>
        <w:tc>
          <w:tcPr>
            <w:tcW w:w="1342" w:type="dxa"/>
            <w:tcBorders>
              <w:top w:val="single" w:color="auto" w:sz="4" w:space="0"/>
            </w:tcBorders>
          </w:tcPr>
          <w:p w:rsidRPr="00D74E9A" w:rsidR="003646E9" w:rsidP="00D74E9A" w:rsidRDefault="003646E9" w14:paraId="567DF57F" w14:textId="77777777">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t>0.089</w:t>
            </w:r>
          </w:p>
        </w:tc>
      </w:tr>
    </w:tbl>
    <w:p w:rsidRPr="00D74E9A" w:rsidR="003646E9" w:rsidP="00D74E9A" w:rsidRDefault="003646E9" w14:paraId="3A750A2E" w14:textId="4CCAE405">
      <w:pPr>
        <w:spacing w:after="120" w:line="480" w:lineRule="auto"/>
        <w:ind w:right="4"/>
        <w:jc w:val="both"/>
        <w:rPr>
          <w:rFonts w:ascii="Times New Roman" w:hAnsi="Times New Roman" w:cs="Times New Roman"/>
          <w:sz w:val="24"/>
          <w:szCs w:val="24"/>
          <w:lang w:val="en-GB"/>
        </w:rPr>
      </w:pPr>
    </w:p>
    <w:p w:rsidRPr="00D74E9A" w:rsidR="00AE691A" w:rsidP="00D74E9A" w:rsidRDefault="6B6E05CE" w14:paraId="4105FF90" w14:textId="2BC6C34D">
      <w:pPr>
        <w:spacing w:after="120" w:line="480" w:lineRule="auto"/>
        <w:ind w:right="4"/>
        <w:jc w:val="both"/>
        <w:rPr>
          <w:rFonts w:ascii="Times New Roman" w:hAnsi="Times New Roman" w:cs="Times New Roman"/>
          <w:b/>
          <w:bCs/>
          <w:sz w:val="24"/>
          <w:szCs w:val="24"/>
          <w:u w:val="single"/>
          <w:lang w:val="en-GB"/>
        </w:rPr>
      </w:pPr>
      <w:r w:rsidRPr="00D74E9A">
        <w:rPr>
          <w:rFonts w:ascii="Times New Roman" w:hAnsi="Times New Roman" w:cs="Times New Roman"/>
          <w:noProof/>
          <w:sz w:val="24"/>
          <w:szCs w:val="24"/>
        </w:rPr>
        <w:drawing>
          <wp:inline distT="0" distB="0" distL="0" distR="0" wp14:anchorId="4E41B5E9" wp14:editId="0E155CF3">
            <wp:extent cx="5942932" cy="3962400"/>
            <wp:effectExtent l="0" t="0" r="0" b="0"/>
            <wp:docPr id="8" name="Picture 8" descr="C:\Users\Houwelin2\Desktop\digitRec_results\EGI\figures\finalArrangement\equalTitleSize\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a:extLst>
                        <a:ext uri="{28A0092B-C50C-407E-A947-70E740481C1C}">
                          <a14:useLocalDpi xmlns:a14="http://schemas.microsoft.com/office/drawing/2010/main" val="0"/>
                        </a:ext>
                      </a:extLst>
                    </a:blip>
                    <a:srcRect b="5783"/>
                    <a:stretch>
                      <a:fillRect/>
                    </a:stretch>
                  </pic:blipFill>
                  <pic:spPr>
                    <a:xfrm>
                      <a:off x="0" y="0"/>
                      <a:ext cx="5942932" cy="3962400"/>
                    </a:xfrm>
                    <a:prstGeom prst="rect">
                      <a:avLst/>
                    </a:prstGeom>
                  </pic:spPr>
                </pic:pic>
              </a:graphicData>
            </a:graphic>
          </wp:inline>
        </w:drawing>
      </w:r>
    </w:p>
    <w:p w:rsidRPr="00D74E9A" w:rsidR="00B904AF" w:rsidP="00D74E9A" w:rsidRDefault="008D350B" w14:paraId="11FDE10E" w14:textId="640FA7D0">
      <w:pPr>
        <w:spacing w:after="120" w:line="480" w:lineRule="auto"/>
        <w:ind w:right="4"/>
        <w:jc w:val="center"/>
        <w:rPr>
          <w:rFonts w:ascii="Times New Roman" w:hAnsi="Times New Roman" w:cs="Times New Roman"/>
          <w:sz w:val="24"/>
          <w:szCs w:val="24"/>
          <w:lang w:val="en-GB"/>
        </w:rPr>
      </w:pPr>
      <w:r w:rsidRPr="00D74E9A">
        <w:rPr>
          <w:rFonts w:ascii="Times New Roman" w:hAnsi="Times New Roman" w:cs="Times New Roman"/>
          <w:b/>
          <w:bCs/>
          <w:sz w:val="24"/>
          <w:szCs w:val="24"/>
          <w:lang w:val="en-GB"/>
        </w:rPr>
        <w:t xml:space="preserve">Figure </w:t>
      </w:r>
      <w:r w:rsidRPr="00D74E9A" w:rsidR="008A5035">
        <w:rPr>
          <w:rFonts w:ascii="Times New Roman" w:hAnsi="Times New Roman" w:cs="Times New Roman"/>
          <w:b/>
          <w:bCs/>
          <w:sz w:val="24"/>
          <w:szCs w:val="24"/>
          <w:lang w:val="en-GB"/>
        </w:rPr>
        <w:t>4</w:t>
      </w:r>
      <w:r w:rsidRPr="00D74E9A">
        <w:rPr>
          <w:rFonts w:ascii="Times New Roman" w:hAnsi="Times New Roman" w:cs="Times New Roman"/>
          <w:b/>
          <w:bCs/>
          <w:sz w:val="24"/>
          <w:szCs w:val="24"/>
          <w:lang w:val="en-GB"/>
        </w:rPr>
        <w:t>.</w:t>
      </w:r>
      <w:r w:rsidRPr="00D74E9A">
        <w:rPr>
          <w:rFonts w:ascii="Times New Roman" w:hAnsi="Times New Roman" w:cs="Times New Roman"/>
          <w:b/>
          <w:sz w:val="24"/>
          <w:szCs w:val="24"/>
          <w:lang w:val="en-GB"/>
        </w:rPr>
        <w:t xml:space="preserve"> </w:t>
      </w:r>
      <w:r w:rsidRPr="00D74E9A">
        <w:rPr>
          <w:rFonts w:ascii="Times New Roman" w:hAnsi="Times New Roman" w:cs="Times New Roman"/>
          <w:sz w:val="24"/>
          <w:szCs w:val="24"/>
          <w:lang w:val="en-GB"/>
        </w:rPr>
        <w:t>Summary of behaviour</w:t>
      </w:r>
      <w:r w:rsidRPr="00D74E9A" w:rsidR="00C319F9">
        <w:rPr>
          <w:rFonts w:ascii="Times New Roman" w:hAnsi="Times New Roman" w:cs="Times New Roman"/>
          <w:sz w:val="24"/>
          <w:szCs w:val="24"/>
          <w:lang w:val="en-GB"/>
        </w:rPr>
        <w:t>:</w:t>
      </w:r>
      <w:r w:rsidRPr="00D74E9A" w:rsidR="00AE6A9C">
        <w:rPr>
          <w:rFonts w:ascii="Times New Roman" w:hAnsi="Times New Roman" w:cs="Times New Roman"/>
          <w:sz w:val="24"/>
          <w:szCs w:val="24"/>
          <w:lang w:val="en-GB"/>
        </w:rPr>
        <w:t xml:space="preserve"> </w:t>
      </w:r>
      <w:r w:rsidRPr="00D74E9A" w:rsidR="00C319F9">
        <w:rPr>
          <w:rFonts w:ascii="Times New Roman" w:hAnsi="Times New Roman" w:cs="Times New Roman"/>
          <w:sz w:val="24"/>
          <w:szCs w:val="24"/>
          <w:lang w:val="en-GB"/>
        </w:rPr>
        <w:t>effect of SNR, pre-target noise duration (ITI), and block on comprehension and clarity.</w:t>
      </w:r>
      <w:r w:rsidRPr="00D74E9A">
        <w:rPr>
          <w:rFonts w:ascii="Times New Roman" w:hAnsi="Times New Roman" w:cs="Times New Roman"/>
          <w:b/>
          <w:sz w:val="24"/>
          <w:szCs w:val="24"/>
          <w:lang w:val="en-GB"/>
        </w:rPr>
        <w:t xml:space="preserve"> </w:t>
      </w:r>
      <w:r w:rsidRPr="00D74E9A">
        <w:rPr>
          <w:rFonts w:ascii="Times New Roman" w:hAnsi="Times New Roman" w:cs="Times New Roman"/>
          <w:sz w:val="24"/>
          <w:szCs w:val="24"/>
          <w:lang w:val="en-GB"/>
        </w:rPr>
        <w:t>Boxplots display the distribution of individual behavioural scores. The red line represents the median, the lower limit of the body represents the 1</w:t>
      </w:r>
      <w:r w:rsidRPr="00D74E9A">
        <w:rPr>
          <w:rFonts w:ascii="Times New Roman" w:hAnsi="Times New Roman" w:cs="Times New Roman"/>
          <w:sz w:val="24"/>
          <w:szCs w:val="24"/>
          <w:vertAlign w:val="superscript"/>
          <w:lang w:val="en-GB"/>
        </w:rPr>
        <w:t>st</w:t>
      </w:r>
      <w:r w:rsidRPr="00D74E9A">
        <w:rPr>
          <w:rFonts w:ascii="Times New Roman" w:hAnsi="Times New Roman" w:cs="Times New Roman"/>
          <w:sz w:val="24"/>
          <w:szCs w:val="24"/>
          <w:lang w:val="en-GB"/>
        </w:rPr>
        <w:t xml:space="preserve"> quartile (Q1), or 25</w:t>
      </w:r>
      <w:r w:rsidRPr="00D74E9A">
        <w:rPr>
          <w:rFonts w:ascii="Times New Roman" w:hAnsi="Times New Roman" w:cs="Times New Roman"/>
          <w:sz w:val="24"/>
          <w:szCs w:val="24"/>
          <w:vertAlign w:val="superscript"/>
          <w:lang w:val="en-GB"/>
        </w:rPr>
        <w:t>th</w:t>
      </w:r>
      <w:r w:rsidRPr="00D74E9A">
        <w:rPr>
          <w:rFonts w:ascii="Times New Roman" w:hAnsi="Times New Roman" w:cs="Times New Roman"/>
          <w:sz w:val="24"/>
          <w:szCs w:val="24"/>
          <w:lang w:val="en-GB"/>
        </w:rPr>
        <w:t xml:space="preserve"> percentile. The upper limit of the body represents the 3</w:t>
      </w:r>
      <w:r w:rsidRPr="00D74E9A">
        <w:rPr>
          <w:rFonts w:ascii="Times New Roman" w:hAnsi="Times New Roman" w:cs="Times New Roman"/>
          <w:sz w:val="24"/>
          <w:szCs w:val="24"/>
          <w:vertAlign w:val="superscript"/>
          <w:lang w:val="en-GB"/>
        </w:rPr>
        <w:t>rd</w:t>
      </w:r>
      <w:r w:rsidRPr="00D74E9A">
        <w:rPr>
          <w:rFonts w:ascii="Times New Roman" w:hAnsi="Times New Roman" w:cs="Times New Roman"/>
          <w:sz w:val="24"/>
          <w:szCs w:val="24"/>
          <w:lang w:val="en-GB"/>
        </w:rPr>
        <w:t xml:space="preserve"> quartile (Q3), or 75</w:t>
      </w:r>
      <w:r w:rsidRPr="00D74E9A">
        <w:rPr>
          <w:rFonts w:ascii="Times New Roman" w:hAnsi="Times New Roman" w:cs="Times New Roman"/>
          <w:sz w:val="24"/>
          <w:szCs w:val="24"/>
          <w:vertAlign w:val="superscript"/>
          <w:lang w:val="en-GB"/>
        </w:rPr>
        <w:t>th</w:t>
      </w:r>
      <w:r w:rsidRPr="00D74E9A">
        <w:rPr>
          <w:rFonts w:ascii="Times New Roman" w:hAnsi="Times New Roman" w:cs="Times New Roman"/>
          <w:sz w:val="24"/>
          <w:szCs w:val="24"/>
          <w:lang w:val="en-GB"/>
        </w:rPr>
        <w:t xml:space="preserve"> percentile. </w:t>
      </w:r>
      <w:r w:rsidRPr="00D74E9A" w:rsidR="005071A7">
        <w:rPr>
          <w:rFonts w:ascii="Times New Roman" w:hAnsi="Times New Roman" w:cs="Times New Roman"/>
          <w:sz w:val="24"/>
          <w:szCs w:val="24"/>
          <w:lang w:val="en-GB"/>
        </w:rPr>
        <w:t xml:space="preserve">The upper limit of the body represents the 3rd quartile. Whiskers represent 1.5* the interquartile range, red crosses represent outliers, defined as data points whose absolute values exceed 1.5*IQR. </w:t>
      </w:r>
      <w:r w:rsidRPr="00D74E9A">
        <w:rPr>
          <w:rFonts w:ascii="Times New Roman" w:hAnsi="Times New Roman" w:cs="Times New Roman"/>
          <w:b/>
          <w:sz w:val="24"/>
          <w:szCs w:val="24"/>
          <w:lang w:val="en-GB"/>
        </w:rPr>
        <w:t>(A)</w:t>
      </w:r>
      <w:r w:rsidRPr="00D74E9A">
        <w:rPr>
          <w:rFonts w:ascii="Times New Roman" w:hAnsi="Times New Roman" w:cs="Times New Roman"/>
          <w:sz w:val="24"/>
          <w:szCs w:val="24"/>
          <w:lang w:val="en-GB"/>
        </w:rPr>
        <w:t xml:space="preserve"> Comprehension at the different SNRs. </w:t>
      </w:r>
      <w:r w:rsidRPr="00D74E9A">
        <w:rPr>
          <w:rFonts w:ascii="Times New Roman" w:hAnsi="Times New Roman" w:cs="Times New Roman"/>
          <w:b/>
          <w:sz w:val="24"/>
          <w:szCs w:val="24"/>
          <w:lang w:val="en-GB"/>
        </w:rPr>
        <w:t>(B)</w:t>
      </w:r>
      <w:r w:rsidRPr="00D74E9A">
        <w:rPr>
          <w:rFonts w:ascii="Times New Roman" w:hAnsi="Times New Roman" w:cs="Times New Roman"/>
          <w:sz w:val="24"/>
          <w:szCs w:val="24"/>
          <w:lang w:val="en-GB"/>
        </w:rPr>
        <w:t xml:space="preserve"> Clarity at the different SNRs. </w:t>
      </w:r>
      <w:r w:rsidRPr="00D74E9A">
        <w:rPr>
          <w:rFonts w:ascii="Times New Roman" w:hAnsi="Times New Roman" w:cs="Times New Roman"/>
          <w:b/>
          <w:sz w:val="24"/>
          <w:szCs w:val="24"/>
          <w:lang w:val="en-GB"/>
        </w:rPr>
        <w:t>(C)</w:t>
      </w:r>
      <w:r w:rsidRPr="00D74E9A">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lastRenderedPageBreak/>
        <w:t>Comprehension at each target onset with respect to noise onset</w:t>
      </w:r>
      <w:r w:rsidRPr="00D74E9A" w:rsidR="00C319F9">
        <w:rPr>
          <w:rFonts w:ascii="Times New Roman" w:hAnsi="Times New Roman" w:cs="Times New Roman"/>
          <w:sz w:val="24"/>
          <w:szCs w:val="24"/>
          <w:lang w:val="en-GB"/>
        </w:rPr>
        <w:t xml:space="preserve"> (ITI</w:t>
      </w:r>
      <w:r w:rsidRPr="00D74E9A">
        <w:rPr>
          <w:rFonts w:ascii="Times New Roman" w:hAnsi="Times New Roman" w:cs="Times New Roman"/>
          <w:sz w:val="24"/>
          <w:szCs w:val="24"/>
          <w:lang w:val="en-GB"/>
        </w:rPr>
        <w:t xml:space="preserve">). </w:t>
      </w:r>
      <w:r w:rsidRPr="00D74E9A">
        <w:rPr>
          <w:rFonts w:ascii="Times New Roman" w:hAnsi="Times New Roman" w:cs="Times New Roman"/>
          <w:b/>
          <w:sz w:val="24"/>
          <w:szCs w:val="24"/>
          <w:lang w:val="en-GB"/>
        </w:rPr>
        <w:t>(</w:t>
      </w:r>
      <w:r w:rsidRPr="00D74E9A" w:rsidR="00C319F9">
        <w:rPr>
          <w:rFonts w:ascii="Times New Roman" w:hAnsi="Times New Roman" w:cs="Times New Roman"/>
          <w:b/>
          <w:sz w:val="24"/>
          <w:szCs w:val="24"/>
          <w:lang w:val="en-GB"/>
        </w:rPr>
        <w:t>D</w:t>
      </w:r>
      <w:r w:rsidRPr="00D74E9A">
        <w:rPr>
          <w:rFonts w:ascii="Times New Roman" w:hAnsi="Times New Roman" w:cs="Times New Roman"/>
          <w:b/>
          <w:sz w:val="24"/>
          <w:szCs w:val="24"/>
          <w:lang w:val="en-GB"/>
        </w:rPr>
        <w:t xml:space="preserve">) </w:t>
      </w:r>
      <w:r w:rsidRPr="00D74E9A">
        <w:rPr>
          <w:rFonts w:ascii="Times New Roman" w:hAnsi="Times New Roman" w:cs="Times New Roman"/>
          <w:sz w:val="24"/>
          <w:szCs w:val="24"/>
          <w:lang w:val="en-GB"/>
        </w:rPr>
        <w:t xml:space="preserve">Clarity at each target onset. </w:t>
      </w:r>
      <w:r w:rsidRPr="00D74E9A">
        <w:rPr>
          <w:rFonts w:ascii="Times New Roman" w:hAnsi="Times New Roman" w:cs="Times New Roman"/>
          <w:b/>
          <w:sz w:val="24"/>
          <w:szCs w:val="24"/>
          <w:lang w:val="en-GB"/>
        </w:rPr>
        <w:t>(</w:t>
      </w:r>
      <w:r w:rsidRPr="00D74E9A" w:rsidR="00C319F9">
        <w:rPr>
          <w:rFonts w:ascii="Times New Roman" w:hAnsi="Times New Roman" w:cs="Times New Roman"/>
          <w:b/>
          <w:sz w:val="24"/>
          <w:szCs w:val="24"/>
          <w:lang w:val="en-GB"/>
        </w:rPr>
        <w:t>E</w:t>
      </w:r>
      <w:r w:rsidRPr="00D74E9A">
        <w:rPr>
          <w:rFonts w:ascii="Times New Roman" w:hAnsi="Times New Roman" w:cs="Times New Roman"/>
          <w:b/>
          <w:sz w:val="24"/>
          <w:szCs w:val="24"/>
          <w:lang w:val="en-GB"/>
        </w:rPr>
        <w:t xml:space="preserve">) </w:t>
      </w:r>
      <w:r w:rsidRPr="00D74E9A">
        <w:rPr>
          <w:rFonts w:ascii="Times New Roman" w:hAnsi="Times New Roman" w:cs="Times New Roman"/>
          <w:sz w:val="24"/>
          <w:szCs w:val="24"/>
          <w:lang w:val="en-GB"/>
        </w:rPr>
        <w:t xml:space="preserve">Comprehension at each block. </w:t>
      </w:r>
      <w:r w:rsidRPr="00D74E9A">
        <w:rPr>
          <w:rFonts w:ascii="Times New Roman" w:hAnsi="Times New Roman" w:cs="Times New Roman"/>
          <w:b/>
          <w:sz w:val="24"/>
          <w:szCs w:val="24"/>
          <w:lang w:val="en-GB"/>
        </w:rPr>
        <w:t>(</w:t>
      </w:r>
      <w:r w:rsidRPr="00D74E9A" w:rsidR="00C319F9">
        <w:rPr>
          <w:rFonts w:ascii="Times New Roman" w:hAnsi="Times New Roman" w:cs="Times New Roman"/>
          <w:b/>
          <w:sz w:val="24"/>
          <w:szCs w:val="24"/>
          <w:lang w:val="en-GB"/>
        </w:rPr>
        <w:t>F</w:t>
      </w:r>
      <w:r w:rsidRPr="00D74E9A">
        <w:rPr>
          <w:rFonts w:ascii="Times New Roman" w:hAnsi="Times New Roman" w:cs="Times New Roman"/>
          <w:b/>
          <w:sz w:val="24"/>
          <w:szCs w:val="24"/>
          <w:lang w:val="en-GB"/>
        </w:rPr>
        <w:t>)</w:t>
      </w:r>
      <w:r w:rsidRPr="00D74E9A">
        <w:rPr>
          <w:rFonts w:ascii="Times New Roman" w:hAnsi="Times New Roman" w:cs="Times New Roman"/>
          <w:sz w:val="24"/>
          <w:szCs w:val="24"/>
          <w:lang w:val="en-GB"/>
        </w:rPr>
        <w:t xml:space="preserve"> Clarity at each block.</w:t>
      </w:r>
      <w:r w:rsidRPr="00D74E9A" w:rsidR="001A1559">
        <w:rPr>
          <w:rFonts w:ascii="Times New Roman" w:hAnsi="Times New Roman" w:cs="Times New Roman"/>
          <w:sz w:val="24"/>
          <w:szCs w:val="24"/>
          <w:lang w:val="en-GB"/>
        </w:rPr>
        <w:t xml:space="preserve"> </w:t>
      </w:r>
    </w:p>
    <w:p w:rsidRPr="00D74E9A" w:rsidR="00D81241" w:rsidP="00D74E9A" w:rsidRDefault="00D81241" w14:paraId="05FE8CC9" w14:textId="47A5D2DE">
      <w:pPr>
        <w:spacing w:after="120" w:line="480" w:lineRule="auto"/>
        <w:ind w:right="4"/>
        <w:jc w:val="center"/>
        <w:rPr>
          <w:rFonts w:ascii="Times New Roman" w:hAnsi="Times New Roman" w:cs="Times New Roman"/>
          <w:bCs/>
          <w:sz w:val="24"/>
          <w:szCs w:val="24"/>
          <w:lang w:val="en-GB"/>
        </w:rPr>
      </w:pPr>
    </w:p>
    <w:p w:rsidR="008D350B" w:rsidP="00D74E9A" w:rsidRDefault="008D350B" w14:paraId="5B584DFA" w14:textId="087BC7DF">
      <w:pPr>
        <w:spacing w:after="120" w:line="480" w:lineRule="auto"/>
        <w:ind w:right="4"/>
        <w:jc w:val="both"/>
        <w:rPr>
          <w:ins w:author="Houwelin2" w:date="2022-09-04T17:17:00Z" w:id="535"/>
          <w:rFonts w:ascii="Times New Roman" w:hAnsi="Times New Roman" w:cs="Times New Roman"/>
          <w:sz w:val="24"/>
          <w:szCs w:val="24"/>
          <w:lang w:val="en-GB"/>
        </w:rPr>
      </w:pPr>
      <w:r w:rsidRPr="00D74E9A">
        <w:rPr>
          <w:rFonts w:ascii="Times New Roman" w:hAnsi="Times New Roman" w:cs="Times New Roman"/>
          <w:b/>
          <w:bCs/>
          <w:sz w:val="24"/>
          <w:szCs w:val="24"/>
          <w:u w:val="single"/>
          <w:lang w:val="en-GB"/>
        </w:rPr>
        <w:t>Relationship between α power, SNR, and subjective clarity rating.</w:t>
      </w:r>
      <w:r w:rsidRPr="00D74E9A">
        <w:rPr>
          <w:rFonts w:ascii="Times New Roman" w:hAnsi="Times New Roman" w:cs="Times New Roman"/>
          <w:sz w:val="24"/>
          <w:szCs w:val="24"/>
          <w:lang w:val="en-GB"/>
        </w:rPr>
        <w:t xml:space="preserve"> We found no significant main effect of α power on subjective clarity rating nor interaction with SNR. </w:t>
      </w:r>
    </w:p>
    <w:p w:rsidRPr="00D74E9A" w:rsidR="007E6487" w:rsidP="00D74E9A" w:rsidRDefault="007E6487" w14:paraId="0FAF75B4" w14:textId="77777777">
      <w:pPr>
        <w:spacing w:after="120" w:line="480" w:lineRule="auto"/>
        <w:ind w:right="4"/>
        <w:jc w:val="both"/>
        <w:rPr>
          <w:rFonts w:ascii="Times New Roman" w:hAnsi="Times New Roman" w:cs="Times New Roman"/>
          <w:b/>
          <w:bCs/>
          <w:sz w:val="24"/>
          <w:szCs w:val="24"/>
          <w:u w:val="single"/>
          <w:lang w:val="en-GB"/>
        </w:rPr>
      </w:pPr>
    </w:p>
    <w:p w:rsidRPr="00D74E9A" w:rsidR="00C7102D" w:rsidP="00D74E9A" w:rsidRDefault="008D350B" w14:paraId="0A976C59" w14:textId="112A7212">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b/>
          <w:bCs/>
          <w:sz w:val="24"/>
          <w:szCs w:val="24"/>
          <w:u w:val="single"/>
          <w:lang w:val="en-GB"/>
        </w:rPr>
        <w:t>Relationship between α power, SNR, and comprehension.</w:t>
      </w:r>
      <w:r w:rsidRPr="00D74E9A">
        <w:rPr>
          <w:rFonts w:ascii="Times New Roman" w:hAnsi="Times New Roman" w:cs="Times New Roman"/>
          <w:sz w:val="24"/>
          <w:szCs w:val="24"/>
          <w:lang w:val="en-GB"/>
        </w:rPr>
        <w:t xml:space="preserve"> We observed a significant (</w:t>
      </w:r>
      <w:r w:rsidRPr="00D74E9A">
        <w:rPr>
          <w:rFonts w:ascii="Times New Roman" w:hAnsi="Times New Roman" w:cs="Times New Roman"/>
          <w:i/>
          <w:iCs/>
          <w:sz w:val="24"/>
          <w:szCs w:val="24"/>
          <w:lang w:val="en-GB"/>
        </w:rPr>
        <w:t>p</w:t>
      </w:r>
      <w:r w:rsidRPr="00D74E9A">
        <w:rPr>
          <w:rFonts w:ascii="Times New Roman" w:hAnsi="Times New Roman" w:cs="Times New Roman"/>
          <w:sz w:val="24"/>
          <w:szCs w:val="24"/>
          <w:lang w:val="en-GB"/>
        </w:rPr>
        <w:t xml:space="preserve"> &lt; .05) interaction between α power and SNR in in a left temporo-parietal cluster lasting</w:t>
      </w:r>
      <w:r w:rsidRPr="00D74E9A" w:rsidR="0048032B">
        <w:rPr>
          <w:rFonts w:ascii="Times New Roman" w:hAnsi="Times New Roman" w:cs="Times New Roman"/>
          <w:sz w:val="24"/>
          <w:szCs w:val="24"/>
          <w:lang w:val="en-GB"/>
        </w:rPr>
        <w:t xml:space="preserve"> from at least -300ms to -50ms</w:t>
      </w:r>
      <w:r w:rsidRPr="00D74E9A">
        <w:rPr>
          <w:rFonts w:ascii="Times New Roman" w:hAnsi="Times New Roman" w:cs="Times New Roman"/>
          <w:sz w:val="24"/>
          <w:szCs w:val="24"/>
          <w:lang w:val="en-GB"/>
        </w:rPr>
        <w:t xml:space="preserve"> such that higher α power is associated with an increased probability of comprehending less difficult items and with a decreased probability of comprehending more difficult ones (Fig</w:t>
      </w:r>
      <w:r w:rsidRPr="00D74E9A" w:rsidR="001D59A5">
        <w:rPr>
          <w:rFonts w:ascii="Times New Roman" w:hAnsi="Times New Roman" w:cs="Times New Roman"/>
          <w:sz w:val="24"/>
          <w:szCs w:val="24"/>
          <w:lang w:val="en-GB"/>
        </w:rPr>
        <w:t>.</w:t>
      </w:r>
      <w:r w:rsidRPr="00D74E9A" w:rsidR="008A5035">
        <w:rPr>
          <w:rFonts w:ascii="Times New Roman" w:hAnsi="Times New Roman" w:cs="Times New Roman"/>
          <w:sz w:val="24"/>
          <w:szCs w:val="24"/>
          <w:lang w:val="en-GB"/>
        </w:rPr>
        <w:t>5</w:t>
      </w:r>
      <w:r w:rsidRPr="00D74E9A" w:rsidR="001F3C65">
        <w:rPr>
          <w:rFonts w:ascii="Times New Roman" w:hAnsi="Times New Roman" w:cs="Times New Roman"/>
          <w:sz w:val="24"/>
          <w:szCs w:val="24"/>
          <w:lang w:val="en-GB"/>
        </w:rPr>
        <w:t>A</w:t>
      </w:r>
      <w:r w:rsidRPr="00D74E9A">
        <w:rPr>
          <w:rFonts w:ascii="Times New Roman" w:hAnsi="Times New Roman" w:cs="Times New Roman"/>
          <w:sz w:val="24"/>
          <w:szCs w:val="24"/>
          <w:lang w:val="en-GB"/>
        </w:rPr>
        <w:t xml:space="preserve">). Post hoc comparisons revealed that the estimated marginal trends (EMT) for the effect of α power was </w:t>
      </w:r>
      <w:r w:rsidRPr="00D74E9A" w:rsidR="004466AF">
        <w:rPr>
          <w:rFonts w:ascii="Times New Roman" w:hAnsi="Times New Roman" w:cs="Times New Roman"/>
          <w:sz w:val="24"/>
          <w:szCs w:val="24"/>
          <w:lang w:val="en-GB"/>
        </w:rPr>
        <w:t>.075 ± .0351</w:t>
      </w:r>
      <w:r w:rsidRPr="00D74E9A">
        <w:rPr>
          <w:rFonts w:ascii="Times New Roman" w:hAnsi="Times New Roman" w:cs="Times New Roman"/>
          <w:sz w:val="24"/>
          <w:szCs w:val="24"/>
          <w:lang w:val="en-GB"/>
        </w:rPr>
        <w:t xml:space="preserve"> on the comprehension of lower SNR items, </w:t>
      </w:r>
      <w:r w:rsidRPr="00D74E9A" w:rsidR="0075133A">
        <w:rPr>
          <w:rFonts w:ascii="Times New Roman" w:hAnsi="Times New Roman" w:cs="Times New Roman"/>
          <w:sz w:val="24"/>
          <w:szCs w:val="24"/>
          <w:lang w:val="en-GB"/>
        </w:rPr>
        <w:t>-</w:t>
      </w:r>
      <w:r w:rsidRPr="00D74E9A" w:rsidR="004466AF">
        <w:rPr>
          <w:rFonts w:ascii="Times New Roman" w:hAnsi="Times New Roman" w:cs="Times New Roman"/>
          <w:sz w:val="24"/>
          <w:szCs w:val="24"/>
          <w:lang w:val="en-GB"/>
        </w:rPr>
        <w:t>.013 ±</w:t>
      </w:r>
      <w:r w:rsidRPr="00D74E9A" w:rsidR="0075133A">
        <w:rPr>
          <w:rFonts w:ascii="Times New Roman" w:hAnsi="Times New Roman" w:cs="Times New Roman"/>
          <w:sz w:val="24"/>
          <w:szCs w:val="24"/>
          <w:lang w:val="en-GB"/>
        </w:rPr>
        <w:t xml:space="preserve"> </w:t>
      </w:r>
      <w:r w:rsidRPr="00D74E9A" w:rsidR="004466AF">
        <w:rPr>
          <w:rFonts w:ascii="Times New Roman" w:hAnsi="Times New Roman" w:cs="Times New Roman"/>
          <w:sz w:val="24"/>
          <w:szCs w:val="24"/>
          <w:lang w:val="en-GB"/>
        </w:rPr>
        <w:t>.060</w:t>
      </w:r>
      <w:r w:rsidRPr="00D74E9A">
        <w:rPr>
          <w:rFonts w:ascii="Times New Roman" w:hAnsi="Times New Roman" w:cs="Times New Roman"/>
          <w:sz w:val="24"/>
          <w:szCs w:val="24"/>
          <w:lang w:val="en-GB"/>
        </w:rPr>
        <w:t xml:space="preserve"> on the comprehension of mid difficulty items, and </w:t>
      </w:r>
      <w:r w:rsidRPr="00D74E9A" w:rsidR="0075133A">
        <w:rPr>
          <w:rFonts w:ascii="Times New Roman" w:hAnsi="Times New Roman" w:cs="Times New Roman"/>
          <w:sz w:val="24"/>
          <w:szCs w:val="24"/>
          <w:lang w:val="en-GB"/>
        </w:rPr>
        <w:t>-</w:t>
      </w:r>
      <w:r w:rsidRPr="00D74E9A" w:rsidR="004466AF">
        <w:rPr>
          <w:rFonts w:ascii="Times New Roman" w:hAnsi="Times New Roman" w:cs="Times New Roman"/>
          <w:sz w:val="24"/>
          <w:szCs w:val="24"/>
          <w:lang w:val="en-GB"/>
        </w:rPr>
        <w:t>.122 ±</w:t>
      </w:r>
      <w:r w:rsidRPr="00D74E9A" w:rsidR="0075133A">
        <w:rPr>
          <w:rFonts w:ascii="Times New Roman" w:hAnsi="Times New Roman" w:cs="Times New Roman"/>
          <w:sz w:val="24"/>
          <w:szCs w:val="24"/>
          <w:lang w:val="en-GB"/>
        </w:rPr>
        <w:t xml:space="preserve"> </w:t>
      </w:r>
      <w:r w:rsidRPr="00D74E9A" w:rsidR="004466AF">
        <w:rPr>
          <w:rFonts w:ascii="Times New Roman" w:hAnsi="Times New Roman" w:cs="Times New Roman"/>
          <w:sz w:val="24"/>
          <w:szCs w:val="24"/>
          <w:lang w:val="en-GB"/>
        </w:rPr>
        <w:t>.058</w:t>
      </w:r>
      <w:r w:rsidRPr="00D74E9A">
        <w:rPr>
          <w:rFonts w:ascii="Times New Roman" w:hAnsi="Times New Roman" w:cs="Times New Roman"/>
          <w:sz w:val="24"/>
          <w:szCs w:val="24"/>
          <w:lang w:val="en-GB"/>
        </w:rPr>
        <w:t xml:space="preserve"> (</w:t>
      </w:r>
      <w:r w:rsidRPr="00D74E9A" w:rsidR="00B47C2C">
        <w:rPr>
          <w:rFonts w:ascii="Times New Roman" w:hAnsi="Times New Roman" w:cs="Times New Roman"/>
          <w:i/>
          <w:sz w:val="24"/>
          <w:szCs w:val="24"/>
          <w:lang w:val="en-GB"/>
        </w:rPr>
        <w:t xml:space="preserve">M </w:t>
      </w:r>
      <w:r w:rsidRPr="00D74E9A">
        <w:rPr>
          <w:rFonts w:ascii="Times New Roman" w:hAnsi="Times New Roman" w:cs="Times New Roman"/>
          <w:sz w:val="24"/>
          <w:szCs w:val="24"/>
          <w:lang w:val="en-GB"/>
        </w:rPr>
        <w:t>±</w:t>
      </w:r>
      <w:r w:rsidRPr="00D74E9A" w:rsidR="00B47C2C">
        <w:rPr>
          <w:rFonts w:ascii="Times New Roman" w:hAnsi="Times New Roman" w:cs="Times New Roman"/>
          <w:sz w:val="24"/>
          <w:szCs w:val="24"/>
          <w:lang w:val="en-GB"/>
        </w:rPr>
        <w:t xml:space="preserve"> </w:t>
      </w:r>
      <w:r w:rsidRPr="00D74E9A">
        <w:rPr>
          <w:rFonts w:ascii="Times New Roman" w:hAnsi="Times New Roman" w:cs="Times New Roman"/>
          <w:i/>
          <w:sz w:val="24"/>
          <w:szCs w:val="24"/>
          <w:lang w:val="en-GB"/>
        </w:rPr>
        <w:t>SD</w:t>
      </w:r>
      <w:r w:rsidRPr="00D74E9A">
        <w:rPr>
          <w:rFonts w:ascii="Times New Roman" w:hAnsi="Times New Roman" w:cs="Times New Roman"/>
          <w:sz w:val="24"/>
          <w:szCs w:val="24"/>
          <w:lang w:val="en-GB"/>
        </w:rPr>
        <w:t xml:space="preserve"> over parcels</w:t>
      </w:r>
      <w:r w:rsidRPr="00D74E9A" w:rsidR="00027966">
        <w:rPr>
          <w:rFonts w:ascii="Times New Roman" w:hAnsi="Times New Roman" w:cs="Times New Roman"/>
          <w:sz w:val="24"/>
          <w:szCs w:val="24"/>
          <w:lang w:val="en-GB"/>
        </w:rPr>
        <w:t xml:space="preserve"> constituting the cluster</w:t>
      </w:r>
      <w:r w:rsidRPr="00D74E9A">
        <w:rPr>
          <w:rFonts w:ascii="Times New Roman" w:hAnsi="Times New Roman" w:cs="Times New Roman"/>
          <w:sz w:val="24"/>
          <w:szCs w:val="24"/>
          <w:lang w:val="en-GB"/>
        </w:rPr>
        <w:t>) on the comprehension of high difficulty ones (Fig.</w:t>
      </w:r>
      <w:r w:rsidRPr="00D74E9A" w:rsidR="008A5035">
        <w:rPr>
          <w:rFonts w:ascii="Times New Roman" w:hAnsi="Times New Roman" w:cs="Times New Roman"/>
          <w:sz w:val="24"/>
          <w:szCs w:val="24"/>
          <w:lang w:val="en-GB"/>
        </w:rPr>
        <w:t>5</w:t>
      </w:r>
      <w:r w:rsidRPr="00D74E9A" w:rsidR="001F3C65">
        <w:rPr>
          <w:rFonts w:ascii="Times New Roman" w:hAnsi="Times New Roman" w:cs="Times New Roman"/>
          <w:sz w:val="24"/>
          <w:szCs w:val="24"/>
          <w:lang w:val="en-GB"/>
        </w:rPr>
        <w:t>B</w:t>
      </w:r>
      <w:r w:rsidRPr="00D74E9A">
        <w:rPr>
          <w:rFonts w:ascii="Times New Roman" w:hAnsi="Times New Roman" w:cs="Times New Roman"/>
          <w:sz w:val="24"/>
          <w:szCs w:val="24"/>
          <w:lang w:val="en-GB"/>
        </w:rPr>
        <w:t xml:space="preserve">).  In other words, 1 </w:t>
      </w:r>
      <w:r w:rsidRPr="00D74E9A">
        <w:rPr>
          <w:rFonts w:ascii="Times New Roman" w:hAnsi="Times New Roman" w:cs="Times New Roman"/>
          <w:i/>
          <w:sz w:val="24"/>
          <w:szCs w:val="24"/>
          <w:lang w:val="en-GB"/>
        </w:rPr>
        <w:t>SD</w:t>
      </w:r>
      <w:r w:rsidRPr="00D74E9A">
        <w:rPr>
          <w:rFonts w:ascii="Times New Roman" w:hAnsi="Times New Roman" w:cs="Times New Roman"/>
          <w:sz w:val="24"/>
          <w:szCs w:val="24"/>
          <w:lang w:val="en-GB"/>
        </w:rPr>
        <w:t xml:space="preserve"> increase in α power over the cluster is associated with a </w:t>
      </w:r>
      <w:r w:rsidRPr="00D74E9A" w:rsidR="00C7102D">
        <w:rPr>
          <w:rFonts w:ascii="Times New Roman" w:hAnsi="Times New Roman" w:cs="Times New Roman"/>
          <w:sz w:val="24"/>
          <w:szCs w:val="24"/>
          <w:lang w:val="en-GB"/>
        </w:rPr>
        <w:t>7.5</w:t>
      </w:r>
      <w:r w:rsidRPr="00D74E9A">
        <w:rPr>
          <w:rFonts w:ascii="Times New Roman" w:hAnsi="Times New Roman" w:cs="Times New Roman"/>
          <w:sz w:val="24"/>
          <w:szCs w:val="24"/>
          <w:lang w:val="en-GB"/>
        </w:rPr>
        <w:t xml:space="preserve">% increase in the probability of correctly comprehending a </w:t>
      </w:r>
      <w:r w:rsidRPr="00D74E9A" w:rsidR="00EE3D39">
        <w:rPr>
          <w:rFonts w:ascii="Times New Roman" w:hAnsi="Times New Roman" w:cs="Times New Roman"/>
          <w:sz w:val="24"/>
          <w:szCs w:val="24"/>
          <w:lang w:val="en-GB"/>
        </w:rPr>
        <w:t xml:space="preserve">higher </w:t>
      </w:r>
      <w:r w:rsidRPr="00D74E9A">
        <w:rPr>
          <w:rFonts w:ascii="Times New Roman" w:hAnsi="Times New Roman" w:cs="Times New Roman"/>
          <w:sz w:val="24"/>
          <w:szCs w:val="24"/>
          <w:lang w:val="en-GB"/>
        </w:rPr>
        <w:t>SNR item, and a</w:t>
      </w:r>
      <w:r w:rsidRPr="00D74E9A" w:rsidR="00EE3D39">
        <w:rPr>
          <w:rFonts w:ascii="Times New Roman" w:hAnsi="Times New Roman" w:cs="Times New Roman"/>
          <w:sz w:val="24"/>
          <w:szCs w:val="24"/>
          <w:lang w:val="en-GB"/>
        </w:rPr>
        <w:t xml:space="preserve"> -1.3% and</w:t>
      </w:r>
      <w:r w:rsidRPr="00D74E9A">
        <w:rPr>
          <w:rFonts w:ascii="Times New Roman" w:hAnsi="Times New Roman" w:cs="Times New Roman"/>
          <w:sz w:val="24"/>
          <w:szCs w:val="24"/>
          <w:lang w:val="en-GB"/>
        </w:rPr>
        <w:t xml:space="preserve"> 1</w:t>
      </w:r>
      <w:r w:rsidRPr="00D74E9A" w:rsidR="00C7102D">
        <w:rPr>
          <w:rFonts w:ascii="Times New Roman" w:hAnsi="Times New Roman" w:cs="Times New Roman"/>
          <w:sz w:val="24"/>
          <w:szCs w:val="24"/>
          <w:lang w:val="en-GB"/>
        </w:rPr>
        <w:t>2</w:t>
      </w:r>
      <w:r w:rsidRPr="00D74E9A" w:rsidR="00232031">
        <w:rPr>
          <w:rFonts w:ascii="Times New Roman" w:hAnsi="Times New Roman" w:cs="Times New Roman"/>
          <w:sz w:val="24"/>
          <w:szCs w:val="24"/>
          <w:lang w:val="en-GB"/>
        </w:rPr>
        <w:t>.2</w:t>
      </w:r>
      <w:r w:rsidRPr="00D74E9A">
        <w:rPr>
          <w:rFonts w:ascii="Times New Roman" w:hAnsi="Times New Roman" w:cs="Times New Roman"/>
          <w:sz w:val="24"/>
          <w:szCs w:val="24"/>
          <w:lang w:val="en-GB"/>
        </w:rPr>
        <w:t xml:space="preserve">% decrease in the probability of correctly comprehending a </w:t>
      </w:r>
      <w:r w:rsidRPr="00D74E9A" w:rsidR="00EE3D39">
        <w:rPr>
          <w:rFonts w:ascii="Times New Roman" w:hAnsi="Times New Roman" w:cs="Times New Roman"/>
          <w:sz w:val="24"/>
          <w:szCs w:val="24"/>
          <w:lang w:val="en-GB"/>
        </w:rPr>
        <w:t>mid and lower SNR</w:t>
      </w:r>
      <w:r w:rsidRPr="00D74E9A">
        <w:rPr>
          <w:rFonts w:ascii="Times New Roman" w:hAnsi="Times New Roman" w:cs="Times New Roman"/>
          <w:sz w:val="24"/>
          <w:szCs w:val="24"/>
          <w:lang w:val="en-GB"/>
        </w:rPr>
        <w:t xml:space="preserve"> item</w:t>
      </w:r>
      <w:r w:rsidRPr="00D74E9A" w:rsidR="00EE3D39">
        <w:rPr>
          <w:rFonts w:ascii="Times New Roman" w:hAnsi="Times New Roman" w:cs="Times New Roman"/>
          <w:sz w:val="24"/>
          <w:szCs w:val="24"/>
          <w:lang w:val="en-GB"/>
        </w:rPr>
        <w:t>, respectively</w:t>
      </w:r>
      <w:r w:rsidRPr="00D74E9A">
        <w:rPr>
          <w:rFonts w:ascii="Times New Roman" w:hAnsi="Times New Roman" w:cs="Times New Roman"/>
          <w:sz w:val="24"/>
          <w:szCs w:val="24"/>
          <w:lang w:val="en-GB"/>
        </w:rPr>
        <w:t>.</w:t>
      </w:r>
      <w:r w:rsidRPr="00D74E9A" w:rsidR="0048032B">
        <w:rPr>
          <w:rFonts w:ascii="Times New Roman" w:hAnsi="Times New Roman" w:cs="Times New Roman"/>
          <w:sz w:val="24"/>
          <w:szCs w:val="24"/>
          <w:lang w:val="en-GB"/>
        </w:rPr>
        <w:t xml:space="preserve"> The peak effect is found between -150ms and -100ms in a posterior section of the left middle temporal gyrus.</w:t>
      </w:r>
      <w:r w:rsidRPr="00D74E9A" w:rsidR="008B6200">
        <w:rPr>
          <w:rFonts w:ascii="Times New Roman" w:hAnsi="Times New Roman" w:cs="Times New Roman"/>
          <w:sz w:val="24"/>
          <w:szCs w:val="24"/>
          <w:lang w:val="en-GB"/>
        </w:rPr>
        <w:t xml:space="preserve"> </w:t>
      </w:r>
      <w:r w:rsidRPr="00D74E9A" w:rsidR="00C7102D">
        <w:rPr>
          <w:rFonts w:ascii="Times New Roman" w:hAnsi="Times New Roman" w:cs="Times New Roman"/>
          <w:sz w:val="24"/>
          <w:szCs w:val="24"/>
          <w:lang w:val="en-GB"/>
        </w:rPr>
        <w:t>To test whether the set of</w:t>
      </w:r>
      <w:r w:rsidRPr="00D74E9A" w:rsidR="00E82F5C">
        <w:rPr>
          <w:rFonts w:ascii="Times New Roman" w:hAnsi="Times New Roman" w:cs="Times New Roman"/>
          <w:sz w:val="24"/>
          <w:szCs w:val="24"/>
          <w:lang w:val="en-GB"/>
        </w:rPr>
        <w:t xml:space="preserve"> time bin- and parcel-wise</w:t>
      </w:r>
      <w:r w:rsidRPr="00D74E9A" w:rsidR="00C7102D">
        <w:rPr>
          <w:rFonts w:ascii="Times New Roman" w:hAnsi="Times New Roman" w:cs="Times New Roman"/>
          <w:sz w:val="24"/>
          <w:szCs w:val="24"/>
          <w:lang w:val="en-GB"/>
        </w:rPr>
        <w:t xml:space="preserve"> trends</w:t>
      </w:r>
      <w:r w:rsidRPr="00D74E9A" w:rsidR="00E82F5C">
        <w:rPr>
          <w:rFonts w:ascii="Times New Roman" w:hAnsi="Times New Roman" w:cs="Times New Roman"/>
          <w:sz w:val="24"/>
          <w:szCs w:val="24"/>
          <w:lang w:val="en-GB"/>
        </w:rPr>
        <w:t xml:space="preserve"> at each degradation level as a whole is significant</w:t>
      </w:r>
      <w:r w:rsidRPr="00D74E9A" w:rsidR="00C7102D">
        <w:rPr>
          <w:rFonts w:ascii="Times New Roman" w:hAnsi="Times New Roman" w:cs="Times New Roman"/>
          <w:sz w:val="24"/>
          <w:szCs w:val="24"/>
          <w:lang w:val="en-GB"/>
        </w:rPr>
        <w:t xml:space="preserve">, we ran </w:t>
      </w:r>
      <w:r w:rsidRPr="00D74E9A" w:rsidR="00232031">
        <w:rPr>
          <w:rFonts w:ascii="Times New Roman" w:hAnsi="Times New Roman" w:cs="Times New Roman"/>
          <w:sz w:val="24"/>
          <w:szCs w:val="24"/>
          <w:lang w:val="en-GB"/>
        </w:rPr>
        <w:t>two-sided</w:t>
      </w:r>
      <w:r w:rsidRPr="00D74E9A" w:rsidR="00C7102D">
        <w:rPr>
          <w:rFonts w:ascii="Times New Roman" w:hAnsi="Times New Roman" w:cs="Times New Roman"/>
          <w:sz w:val="24"/>
          <w:szCs w:val="24"/>
          <w:lang w:val="en-GB"/>
        </w:rPr>
        <w:t xml:space="preserve"> one-sample </w:t>
      </w:r>
      <w:r w:rsidRPr="00D74E9A" w:rsidR="00E82F5C">
        <w:rPr>
          <w:rFonts w:ascii="Times New Roman" w:hAnsi="Times New Roman" w:cs="Times New Roman"/>
          <w:sz w:val="24"/>
          <w:szCs w:val="24"/>
          <w:lang w:val="en-GB"/>
        </w:rPr>
        <w:t xml:space="preserve">nonparametric </w:t>
      </w:r>
      <w:r w:rsidRPr="00D74E9A" w:rsidR="00C7102D">
        <w:rPr>
          <w:rFonts w:ascii="Times New Roman" w:hAnsi="Times New Roman" w:cs="Times New Roman"/>
          <w:sz w:val="24"/>
          <w:szCs w:val="24"/>
          <w:lang w:val="en-GB"/>
        </w:rPr>
        <w:t xml:space="preserve">Wilcoxon </w:t>
      </w:r>
      <w:r w:rsidRPr="00D74E9A" w:rsidR="00E82F5C">
        <w:rPr>
          <w:rFonts w:ascii="Times New Roman" w:hAnsi="Times New Roman" w:cs="Times New Roman"/>
          <w:sz w:val="24"/>
          <w:szCs w:val="24"/>
          <w:lang w:val="en-GB"/>
        </w:rPr>
        <w:t>s</w:t>
      </w:r>
      <w:r w:rsidRPr="00D74E9A" w:rsidR="00C7102D">
        <w:rPr>
          <w:rFonts w:ascii="Times New Roman" w:hAnsi="Times New Roman" w:cs="Times New Roman"/>
          <w:sz w:val="24"/>
          <w:szCs w:val="24"/>
          <w:lang w:val="en-GB"/>
        </w:rPr>
        <w:t xml:space="preserve">igned </w:t>
      </w:r>
      <w:r w:rsidRPr="00D74E9A" w:rsidR="00E82F5C">
        <w:rPr>
          <w:rFonts w:ascii="Times New Roman" w:hAnsi="Times New Roman" w:cs="Times New Roman"/>
          <w:sz w:val="24"/>
          <w:szCs w:val="24"/>
          <w:lang w:val="en-GB"/>
        </w:rPr>
        <w:t>r</w:t>
      </w:r>
      <w:r w:rsidRPr="00D74E9A" w:rsidR="00C7102D">
        <w:rPr>
          <w:rFonts w:ascii="Times New Roman" w:hAnsi="Times New Roman" w:cs="Times New Roman"/>
          <w:sz w:val="24"/>
          <w:szCs w:val="24"/>
          <w:lang w:val="en-GB"/>
        </w:rPr>
        <w:t xml:space="preserve">ank </w:t>
      </w:r>
      <w:r w:rsidRPr="00D74E9A" w:rsidR="00E82F5C">
        <w:rPr>
          <w:rFonts w:ascii="Times New Roman" w:hAnsi="Times New Roman" w:cs="Times New Roman"/>
          <w:sz w:val="24"/>
          <w:szCs w:val="24"/>
          <w:lang w:val="en-GB"/>
        </w:rPr>
        <w:t>t</w:t>
      </w:r>
      <w:r w:rsidRPr="00D74E9A" w:rsidR="00C7102D">
        <w:rPr>
          <w:rFonts w:ascii="Times New Roman" w:hAnsi="Times New Roman" w:cs="Times New Roman"/>
          <w:sz w:val="24"/>
          <w:szCs w:val="24"/>
          <w:lang w:val="en-GB"/>
        </w:rPr>
        <w:t>est</w:t>
      </w:r>
      <w:r w:rsidRPr="00D74E9A" w:rsidR="00232031">
        <w:rPr>
          <w:rFonts w:ascii="Times New Roman" w:hAnsi="Times New Roman" w:cs="Times New Roman"/>
          <w:sz w:val="24"/>
          <w:szCs w:val="24"/>
          <w:lang w:val="en-GB"/>
        </w:rPr>
        <w:t>s</w:t>
      </w:r>
      <w:r w:rsidRPr="00D74E9A" w:rsidR="00E82F5C">
        <w:rPr>
          <w:rFonts w:ascii="Times New Roman" w:hAnsi="Times New Roman" w:cs="Times New Roman"/>
          <w:sz w:val="24"/>
          <w:szCs w:val="24"/>
          <w:lang w:val="en-GB"/>
        </w:rPr>
        <w:t xml:space="preserve">. </w:t>
      </w:r>
      <w:r w:rsidRPr="00D74E9A" w:rsidR="00232031">
        <w:rPr>
          <w:rFonts w:ascii="Times New Roman" w:hAnsi="Times New Roman" w:cs="Times New Roman"/>
          <w:sz w:val="24"/>
          <w:szCs w:val="24"/>
          <w:lang w:val="en-GB"/>
        </w:rPr>
        <w:t>The tests revealed that none of the set of trends has zero median</w:t>
      </w:r>
      <w:r w:rsidRPr="00D74E9A" w:rsidR="004B2847">
        <w:rPr>
          <w:rFonts w:ascii="Times New Roman" w:hAnsi="Times New Roman" w:cs="Times New Roman"/>
          <w:sz w:val="24"/>
          <w:szCs w:val="24"/>
          <w:lang w:val="en-GB"/>
        </w:rPr>
        <w:t>,</w:t>
      </w:r>
      <w:r w:rsidRPr="00D74E9A" w:rsidR="00232031">
        <w:rPr>
          <w:rFonts w:ascii="Times New Roman" w:hAnsi="Times New Roman" w:cs="Times New Roman"/>
          <w:sz w:val="24"/>
          <w:szCs w:val="24"/>
          <w:lang w:val="en-GB"/>
        </w:rPr>
        <w:t xml:space="preserve"> </w:t>
      </w:r>
      <w:r w:rsidRPr="00D74E9A" w:rsidR="004B2847">
        <w:rPr>
          <w:rFonts w:ascii="Times New Roman" w:hAnsi="Times New Roman" w:cs="Times New Roman"/>
          <w:sz w:val="24"/>
          <w:szCs w:val="24"/>
          <w:lang w:val="en-GB"/>
        </w:rPr>
        <w:t xml:space="preserve">representing an absence of an effect of α power on comprehension (low degradation: </w:t>
      </w:r>
      <w:r w:rsidRPr="00D74E9A" w:rsidR="004B2847">
        <w:rPr>
          <w:rFonts w:ascii="Times New Roman" w:hAnsi="Times New Roman" w:cs="Times New Roman"/>
          <w:i/>
          <w:sz w:val="24"/>
          <w:szCs w:val="24"/>
          <w:lang w:val="en-GB"/>
        </w:rPr>
        <w:t>Z</w:t>
      </w:r>
      <w:r w:rsidRPr="00D74E9A" w:rsidR="004B2847">
        <w:rPr>
          <w:rFonts w:ascii="Times New Roman" w:hAnsi="Times New Roman" w:cs="Times New Roman"/>
          <w:sz w:val="24"/>
          <w:szCs w:val="24"/>
          <w:lang w:val="en-GB"/>
        </w:rPr>
        <w:t xml:space="preserve"> = </w:t>
      </w:r>
      <w:r w:rsidRPr="00D74E9A" w:rsidR="00232031">
        <w:rPr>
          <w:rFonts w:ascii="Times New Roman" w:hAnsi="Times New Roman" w:cs="Times New Roman"/>
          <w:sz w:val="24"/>
          <w:szCs w:val="24"/>
          <w:lang w:val="en-GB"/>
        </w:rPr>
        <w:t>8.3739</w:t>
      </w:r>
      <w:r w:rsidRPr="00D74E9A" w:rsidR="004B2847">
        <w:rPr>
          <w:rFonts w:ascii="Times New Roman" w:hAnsi="Times New Roman" w:cs="Times New Roman"/>
          <w:sz w:val="24"/>
          <w:szCs w:val="24"/>
          <w:lang w:val="en-GB"/>
        </w:rPr>
        <w:t xml:space="preserve">, </w:t>
      </w:r>
      <w:r w:rsidRPr="00D74E9A" w:rsidR="004B2847">
        <w:rPr>
          <w:rFonts w:ascii="Times New Roman" w:hAnsi="Times New Roman" w:cs="Times New Roman"/>
          <w:i/>
          <w:sz w:val="24"/>
          <w:szCs w:val="24"/>
          <w:lang w:val="en-GB"/>
        </w:rPr>
        <w:t>p</w:t>
      </w:r>
      <w:r w:rsidRPr="00D74E9A" w:rsidR="0075133A">
        <w:rPr>
          <w:rFonts w:ascii="Times New Roman" w:hAnsi="Times New Roman" w:cs="Times New Roman"/>
          <w:sz w:val="24"/>
          <w:szCs w:val="24"/>
          <w:lang w:val="en-GB"/>
        </w:rPr>
        <w:t xml:space="preserve"> &lt; </w:t>
      </w:r>
      <w:r w:rsidRPr="00D74E9A" w:rsidR="004B2847">
        <w:rPr>
          <w:rFonts w:ascii="Times New Roman" w:hAnsi="Times New Roman" w:cs="Times New Roman"/>
          <w:sz w:val="24"/>
          <w:szCs w:val="24"/>
          <w:lang w:val="en-GB"/>
        </w:rPr>
        <w:t>.001; mid degradation</w:t>
      </w:r>
      <w:r w:rsidRPr="00D74E9A" w:rsidR="00C2675F">
        <w:rPr>
          <w:rFonts w:ascii="Times New Roman" w:hAnsi="Times New Roman" w:cs="Times New Roman"/>
          <w:sz w:val="24"/>
          <w:szCs w:val="24"/>
          <w:lang w:val="en-GB"/>
        </w:rPr>
        <w:t xml:space="preserve">: </w:t>
      </w:r>
      <w:r w:rsidRPr="00D74E9A" w:rsidR="00FB5FF2">
        <w:rPr>
          <w:rFonts w:ascii="Times New Roman" w:hAnsi="Times New Roman" w:cs="Times New Roman"/>
          <w:i/>
          <w:sz w:val="24"/>
          <w:szCs w:val="24"/>
          <w:lang w:val="en-GB"/>
        </w:rPr>
        <w:t>Z</w:t>
      </w:r>
      <w:r w:rsidRPr="00D74E9A" w:rsidR="00AF7AFE">
        <w:rPr>
          <w:rFonts w:ascii="Times New Roman" w:hAnsi="Times New Roman" w:cs="Times New Roman"/>
          <w:sz w:val="24"/>
          <w:szCs w:val="24"/>
          <w:lang w:val="en-GB"/>
        </w:rPr>
        <w:t xml:space="preserve"> </w:t>
      </w:r>
      <w:r w:rsidRPr="00D74E9A" w:rsidR="00C2675F">
        <w:rPr>
          <w:rFonts w:ascii="Times New Roman" w:hAnsi="Times New Roman" w:cs="Times New Roman"/>
          <w:sz w:val="24"/>
          <w:szCs w:val="24"/>
          <w:lang w:val="en-GB"/>
        </w:rPr>
        <w:t xml:space="preserve">= -2.109, </w:t>
      </w:r>
      <w:r w:rsidRPr="00D74E9A" w:rsidR="00C2675F">
        <w:rPr>
          <w:rFonts w:ascii="Times New Roman" w:hAnsi="Times New Roman" w:cs="Times New Roman"/>
          <w:i/>
          <w:sz w:val="24"/>
          <w:szCs w:val="24"/>
          <w:lang w:val="en-GB"/>
        </w:rPr>
        <w:t>p</w:t>
      </w:r>
      <w:r w:rsidRPr="00D74E9A" w:rsidR="0075133A">
        <w:rPr>
          <w:rFonts w:ascii="Times New Roman" w:hAnsi="Times New Roman" w:cs="Times New Roman"/>
          <w:sz w:val="24"/>
          <w:szCs w:val="24"/>
          <w:lang w:val="en-GB"/>
        </w:rPr>
        <w:t xml:space="preserve"> = </w:t>
      </w:r>
      <w:r w:rsidRPr="00D74E9A" w:rsidR="00C2675F">
        <w:rPr>
          <w:rFonts w:ascii="Times New Roman" w:hAnsi="Times New Roman" w:cs="Times New Roman"/>
          <w:sz w:val="24"/>
          <w:szCs w:val="24"/>
          <w:lang w:val="en-GB"/>
        </w:rPr>
        <w:t>.035</w:t>
      </w:r>
      <w:r w:rsidRPr="00D74E9A" w:rsidR="00FB5FF2">
        <w:rPr>
          <w:rFonts w:ascii="Times New Roman" w:hAnsi="Times New Roman" w:cs="Times New Roman"/>
          <w:sz w:val="24"/>
          <w:szCs w:val="24"/>
          <w:lang w:val="en-GB"/>
        </w:rPr>
        <w:t xml:space="preserve">, high degradation: </w:t>
      </w:r>
      <w:r w:rsidRPr="00D74E9A" w:rsidR="00FB5FF2">
        <w:rPr>
          <w:rFonts w:ascii="Times New Roman" w:hAnsi="Times New Roman" w:cs="Times New Roman"/>
          <w:i/>
          <w:sz w:val="24"/>
          <w:szCs w:val="24"/>
          <w:lang w:val="en-GB"/>
        </w:rPr>
        <w:t>Z</w:t>
      </w:r>
      <w:r w:rsidRPr="00D74E9A" w:rsidR="00FB5FF2">
        <w:rPr>
          <w:rFonts w:ascii="Times New Roman" w:hAnsi="Times New Roman" w:cs="Times New Roman"/>
          <w:sz w:val="24"/>
          <w:szCs w:val="24"/>
          <w:lang w:val="en-GB"/>
        </w:rPr>
        <w:t xml:space="preserve"> = -8.1326, </w:t>
      </w:r>
      <w:r w:rsidRPr="00D74E9A" w:rsidR="00FB5FF2">
        <w:rPr>
          <w:rFonts w:ascii="Times New Roman" w:hAnsi="Times New Roman" w:cs="Times New Roman"/>
          <w:i/>
          <w:sz w:val="24"/>
          <w:szCs w:val="24"/>
          <w:lang w:val="en-GB"/>
        </w:rPr>
        <w:t>p</w:t>
      </w:r>
      <w:r w:rsidRPr="00D74E9A" w:rsidR="0075133A">
        <w:rPr>
          <w:rFonts w:ascii="Times New Roman" w:hAnsi="Times New Roman" w:cs="Times New Roman"/>
          <w:sz w:val="24"/>
          <w:szCs w:val="24"/>
          <w:lang w:val="en-GB"/>
        </w:rPr>
        <w:t xml:space="preserve"> &lt; </w:t>
      </w:r>
      <w:r w:rsidRPr="00D74E9A" w:rsidR="00FB5FF2">
        <w:rPr>
          <w:rFonts w:ascii="Times New Roman" w:hAnsi="Times New Roman" w:cs="Times New Roman"/>
          <w:sz w:val="24"/>
          <w:szCs w:val="24"/>
          <w:lang w:val="en-GB"/>
        </w:rPr>
        <w:t>.001).</w:t>
      </w:r>
    </w:p>
    <w:p w:rsidR="00B31103" w:rsidDel="008E5BE3" w:rsidRDefault="000A1074" w14:paraId="631780AE" w14:textId="2CB0524B">
      <w:pPr>
        <w:spacing w:after="120" w:line="480" w:lineRule="auto"/>
        <w:ind w:right="4"/>
        <w:jc w:val="center"/>
        <w:rPr>
          <w:del w:author="Houwelin2" w:date="2022-09-05T11:14:00Z" w:id="536"/>
          <w:rFonts w:ascii="Times New Roman" w:hAnsi="Times New Roman" w:cs="Times New Roman"/>
          <w:sz w:val="24"/>
          <w:szCs w:val="24"/>
          <w:lang w:val="en-GB"/>
        </w:rPr>
      </w:pPr>
      <w:ins w:author="Houwelin2" w:date="2022-10-18T10:54:00Z" w:id="537">
        <w:r w:rsidRPr="000A1074">
          <w:rPr>
            <w:rFonts w:ascii="Times New Roman" w:hAnsi="Times New Roman" w:cs="Times New Roman"/>
            <w:noProof/>
            <w:sz w:val="24"/>
            <w:szCs w:val="24"/>
          </w:rPr>
          <w:lastRenderedPageBreak/>
          <w:drawing>
            <wp:inline distT="0" distB="0" distL="0" distR="0" wp14:anchorId="7579632D" wp14:editId="3366CE01">
              <wp:extent cx="5943600" cy="8412658"/>
              <wp:effectExtent l="0" t="0" r="0" b="7620"/>
              <wp:docPr id="10" name="Picture 10" descr="C:\Users\Houwelin2\Desktop\digitRec_results\EGI\figures\EEG_new\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uwelin2\Desktop\digitRec_results\EGI\figures\EEG_new\Fig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8412658"/>
                      </a:xfrm>
                      <a:prstGeom prst="rect">
                        <a:avLst/>
                      </a:prstGeom>
                      <a:noFill/>
                      <a:ln>
                        <a:noFill/>
                      </a:ln>
                    </pic:spPr>
                  </pic:pic>
                </a:graphicData>
              </a:graphic>
            </wp:inline>
          </w:drawing>
        </w:r>
      </w:ins>
    </w:p>
    <w:p w:rsidR="008E5BE3" w:rsidRDefault="008E5BE3" w14:paraId="3696F465" w14:textId="45866837">
      <w:pPr>
        <w:spacing w:after="120" w:line="480" w:lineRule="auto"/>
        <w:ind w:right="4"/>
        <w:jc w:val="center"/>
        <w:rPr>
          <w:ins w:author="Houwelin2" w:date="2022-10-02T20:49:00Z" w:id="538"/>
          <w:rFonts w:ascii="Times New Roman" w:hAnsi="Times New Roman" w:cs="Times New Roman"/>
          <w:sz w:val="24"/>
          <w:szCs w:val="24"/>
          <w:lang w:val="en-GB"/>
        </w:rPr>
        <w:pPrChange w:author="Houwelin2" w:date="2022-10-02T20:50:00Z" w:id="539">
          <w:pPr>
            <w:spacing w:after="120" w:line="480" w:lineRule="auto"/>
            <w:ind w:right="4"/>
            <w:jc w:val="both"/>
          </w:pPr>
        </w:pPrChange>
      </w:pPr>
    </w:p>
    <w:p w:rsidRPr="00D74E9A" w:rsidR="00A7497A" w:rsidDel="000006B0" w:rsidP="007E552D" w:rsidRDefault="00A7497A" w14:paraId="214877BD" w14:textId="289148C2">
      <w:pPr>
        <w:spacing w:after="120" w:line="480" w:lineRule="auto"/>
        <w:ind w:right="4"/>
        <w:jc w:val="center"/>
        <w:rPr>
          <w:del w:author="Houwelin2" w:date="2022-09-05T11:14:00Z" w:id="540"/>
          <w:rFonts w:ascii="Times New Roman" w:hAnsi="Times New Roman" w:cs="Times New Roman"/>
          <w:sz w:val="24"/>
          <w:szCs w:val="24"/>
          <w:lang w:val="en-GB"/>
        </w:rPr>
        <w:pPrChange w:author="Houwelin2" w:date="2022-10-18T13:36:00Z" w:id="541">
          <w:pPr>
            <w:spacing w:after="120" w:line="480" w:lineRule="auto"/>
            <w:ind w:right="4"/>
            <w:jc w:val="both"/>
          </w:pPr>
        </w:pPrChange>
      </w:pPr>
    </w:p>
    <w:p w:rsidRPr="00D74E9A" w:rsidR="00A7497A" w:rsidDel="004D15CD" w:rsidP="007E552D" w:rsidRDefault="00A7497A" w14:paraId="2895CDD3" w14:textId="0648961C">
      <w:pPr>
        <w:spacing w:after="120" w:line="480" w:lineRule="auto"/>
        <w:ind w:right="4"/>
        <w:jc w:val="center"/>
        <w:rPr>
          <w:del w:author="Houwelin2" w:date="2022-09-05T11:14:00Z" w:id="542"/>
          <w:rFonts w:ascii="Times New Roman" w:hAnsi="Times New Roman" w:cs="Times New Roman"/>
          <w:sz w:val="24"/>
          <w:szCs w:val="24"/>
          <w:lang w:val="en-GB"/>
        </w:rPr>
        <w:pPrChange w:author="Houwelin2" w:date="2022-10-18T13:36:00Z" w:id="543">
          <w:pPr>
            <w:spacing w:after="120" w:line="480" w:lineRule="auto"/>
            <w:ind w:right="4"/>
            <w:jc w:val="both"/>
          </w:pPr>
        </w:pPrChange>
      </w:pPr>
    </w:p>
    <w:p w:rsidRPr="00D74E9A" w:rsidR="00A7497A" w:rsidDel="007E552D" w:rsidP="00D96C72" w:rsidRDefault="6AF5B7D9" w14:paraId="53706271" w14:textId="033B4839" w14:noSpellErr="1">
      <w:pPr>
        <w:spacing w:after="120" w:line="480" w:lineRule="auto"/>
        <w:ind w:right="4"/>
        <w:jc w:val="center"/>
        <w:rPr>
          <w:del w:author="Houwelin2" w:date="2022-10-18T13:35:00Z" w:id="1230925592"/>
          <w:rFonts w:ascii="Times New Roman" w:hAnsi="Times New Roman" w:cs="Times New Roman"/>
          <w:sz w:val="24"/>
          <w:szCs w:val="24"/>
          <w:lang w:val="en-GB"/>
        </w:rPr>
      </w:pPr>
      <w:commentRangeStart w:id="545"/>
      <w:del w:author="Houwelin2" w:date="2022-09-05T11:11:00Z" w:id="1166642464">
        <w:r w:rsidR="6AF5B7D9">
          <w:drawing>
            <wp:inline wp14:editId="5E3F0931" wp14:anchorId="6B0D875A">
              <wp:extent cx="4738978" cy="6460432"/>
              <wp:effectExtent l="0" t="0" r="5080" b="0"/>
              <wp:docPr id="1380700293" name="Picture 1380700293" title=""/>
              <wp:cNvGraphicFramePr>
                <a:graphicFrameLocks/>
              </wp:cNvGraphicFramePr>
              <a:graphic>
                <a:graphicData uri="http://schemas.openxmlformats.org/drawingml/2006/picture">
                  <pic:pic>
                    <pic:nvPicPr>
                      <pic:cNvPr id="0" name="Picture 1380700293"/>
                      <pic:cNvPicPr/>
                    </pic:nvPicPr>
                    <pic:blipFill>
                      <a:blip r:embed="Rd0f88cc54d9e4214">
                        <a:extLst xmlns:a="http://schemas.openxmlformats.org/drawingml/2006/main">
                          <a:ext uri="{28A0092B-C50C-407E-A947-70E740481C1C}">
                            <a14:useLocalDpi xmlns:a14="http://schemas.microsoft.com/office/drawing/2010/main" val="0"/>
                          </a:ext>
                        </a:extLst>
                      </a:blip>
                      <a:srcRect t="3240"/>
                      <a:stretch>
                        <a:fillRect/>
                      </a:stretch>
                    </pic:blipFill>
                    <pic:spPr>
                      <a:xfrm rot="0" flipH="0" flipV="0">
                        <a:off x="0" y="0"/>
                        <a:ext cx="4738978" cy="6460432"/>
                      </a:xfrm>
                      <a:prstGeom prst="rect">
                        <a:avLst/>
                      </a:prstGeom>
                    </pic:spPr>
                  </pic:pic>
                </a:graphicData>
              </a:graphic>
            </wp:inline>
          </w:drawing>
        </w:r>
      </w:del>
      <w:commentRangeEnd w:id="545"/>
      <w:r>
        <w:rPr>
          <w:rStyle w:val="CommentReference"/>
        </w:rPr>
        <w:commentReference w:id="545"/>
      </w:r>
    </w:p>
    <w:p w:rsidRPr="00D74E9A" w:rsidR="0032387D" w:rsidP="007E552D" w:rsidRDefault="00B00993" w14:paraId="18ED0479" w14:textId="2473AAD2">
      <w:pPr>
        <w:spacing w:after="120" w:line="480" w:lineRule="auto"/>
        <w:ind w:right="4"/>
        <w:jc w:val="center"/>
        <w:rPr>
          <w:rFonts w:ascii="Times New Roman" w:hAnsi="Times New Roman" w:cs="Times New Roman"/>
          <w:b/>
          <w:bCs/>
          <w:sz w:val="24"/>
          <w:szCs w:val="24"/>
          <w:lang w:val="en-GB"/>
        </w:rPr>
        <w:pPrChange w:author="Houwelin2" w:date="2022-10-18T13:36:00Z" w:id="547">
          <w:pPr>
            <w:spacing w:line="480" w:lineRule="auto"/>
            <w:jc w:val="center"/>
          </w:pPr>
        </w:pPrChange>
      </w:pPr>
      <w:r w:rsidRPr="00D74E9A">
        <w:rPr>
          <w:rFonts w:ascii="Times New Roman" w:hAnsi="Times New Roman" w:cs="Times New Roman"/>
          <w:b/>
          <w:sz w:val="24"/>
          <w:szCs w:val="24"/>
          <w:lang w:val="en-GB"/>
        </w:rPr>
        <w:t xml:space="preserve">Figure </w:t>
      </w:r>
      <w:r w:rsidRPr="00D74E9A" w:rsidR="008A5035">
        <w:rPr>
          <w:rFonts w:ascii="Times New Roman" w:hAnsi="Times New Roman" w:cs="Times New Roman"/>
          <w:b/>
          <w:sz w:val="24"/>
          <w:szCs w:val="24"/>
          <w:lang w:val="en-GB"/>
        </w:rPr>
        <w:t>5</w:t>
      </w:r>
      <w:r w:rsidRPr="00D74E9A">
        <w:rPr>
          <w:rFonts w:ascii="Times New Roman" w:hAnsi="Times New Roman" w:cs="Times New Roman"/>
          <w:b/>
          <w:sz w:val="24"/>
          <w:szCs w:val="24"/>
          <w:lang w:val="en-GB"/>
        </w:rPr>
        <w:t>.</w:t>
      </w:r>
      <w:r w:rsidRPr="00D74E9A">
        <w:rPr>
          <w:rFonts w:ascii="Times New Roman" w:hAnsi="Times New Roman" w:cs="Times New Roman"/>
          <w:b/>
          <w:color w:val="FF0000"/>
          <w:sz w:val="24"/>
          <w:szCs w:val="24"/>
          <w:lang w:val="en-GB"/>
        </w:rPr>
        <w:t xml:space="preserve"> </w:t>
      </w:r>
      <w:r w:rsidRPr="00D74E9A" w:rsidR="00EF353B">
        <w:rPr>
          <w:rFonts w:ascii="Times New Roman" w:hAnsi="Times New Roman" w:cs="Times New Roman"/>
          <w:sz w:val="24"/>
          <w:szCs w:val="24"/>
          <w:lang w:val="en-GB"/>
        </w:rPr>
        <w:t>EEG results.</w:t>
      </w:r>
      <w:r w:rsidRPr="00D74E9A" w:rsidR="003C294B">
        <w:rPr>
          <w:rFonts w:ascii="Times New Roman" w:hAnsi="Times New Roman" w:cs="Times New Roman"/>
          <w:sz w:val="24"/>
          <w:szCs w:val="24"/>
          <w:lang w:val="en-GB"/>
        </w:rPr>
        <w:t xml:space="preserve"> </w:t>
      </w:r>
      <w:r w:rsidRPr="00D74E9A" w:rsidR="003C294B">
        <w:rPr>
          <w:rFonts w:ascii="Times New Roman" w:hAnsi="Times New Roman" w:cs="Times New Roman"/>
          <w:b/>
          <w:sz w:val="24"/>
          <w:szCs w:val="24"/>
          <w:lang w:val="en-GB"/>
        </w:rPr>
        <w:t xml:space="preserve">(A). </w:t>
      </w:r>
      <w:r w:rsidRPr="00D74E9A" w:rsidR="00EF353B">
        <w:rPr>
          <w:rFonts w:ascii="Times New Roman" w:hAnsi="Times New Roman" w:cs="Times New Roman"/>
          <w:sz w:val="24"/>
          <w:szCs w:val="24"/>
          <w:lang w:val="en-GB"/>
        </w:rPr>
        <w:t xml:space="preserve">Surface plot </w:t>
      </w:r>
      <w:r w:rsidRPr="00D74E9A" w:rsidR="000C51E2">
        <w:rPr>
          <w:rFonts w:ascii="Times New Roman" w:hAnsi="Times New Roman" w:cs="Times New Roman"/>
          <w:sz w:val="24"/>
          <w:szCs w:val="24"/>
          <w:lang w:val="en-GB"/>
        </w:rPr>
        <w:t xml:space="preserve">(left hemisphere) </w:t>
      </w:r>
      <w:r w:rsidRPr="00D74E9A" w:rsidR="00EF353B">
        <w:rPr>
          <w:rFonts w:ascii="Times New Roman" w:hAnsi="Times New Roman" w:cs="Times New Roman"/>
          <w:sz w:val="24"/>
          <w:szCs w:val="24"/>
          <w:lang w:val="en-GB"/>
        </w:rPr>
        <w:t xml:space="preserve">of parcel </w:t>
      </w:r>
      <w:r w:rsidRPr="00D74E9A" w:rsidR="00EF353B">
        <w:rPr>
          <w:rFonts w:ascii="Times New Roman" w:hAnsi="Times New Roman" w:cs="Times New Roman"/>
          <w:i/>
          <w:sz w:val="24"/>
          <w:szCs w:val="24"/>
          <w:lang w:val="en-GB"/>
        </w:rPr>
        <w:t>p</w:t>
      </w:r>
      <w:r w:rsidRPr="00D74E9A" w:rsidR="00286A24">
        <w:rPr>
          <w:rFonts w:ascii="Times New Roman" w:hAnsi="Times New Roman" w:cs="Times New Roman"/>
          <w:sz w:val="24"/>
          <w:szCs w:val="24"/>
          <w:lang w:val="en-GB"/>
        </w:rPr>
        <w:t xml:space="preserve">-value and </w:t>
      </w:r>
      <w:r w:rsidRPr="00D74E9A" w:rsidR="00286A24">
        <w:rPr>
          <w:rFonts w:ascii="Times New Roman" w:hAnsi="Times New Roman" w:cs="Times New Roman"/>
          <w:i/>
          <w:sz w:val="24"/>
          <w:szCs w:val="24"/>
          <w:lang w:val="en-GB"/>
        </w:rPr>
        <w:t>χ</w:t>
      </w:r>
      <w:r w:rsidRPr="00D74E9A" w:rsidR="00286A24">
        <w:rPr>
          <w:rFonts w:ascii="Times New Roman" w:hAnsi="Times New Roman" w:cs="Times New Roman"/>
          <w:i/>
          <w:sz w:val="24"/>
          <w:szCs w:val="24"/>
          <w:vertAlign w:val="superscript"/>
          <w:lang w:val="en-GB"/>
        </w:rPr>
        <w:t>2</w:t>
      </w:r>
      <w:r w:rsidRPr="00D74E9A" w:rsidR="00EF353B">
        <w:rPr>
          <w:rFonts w:ascii="Times New Roman" w:hAnsi="Times New Roman" w:cs="Times New Roman"/>
          <w:sz w:val="24"/>
          <w:szCs w:val="24"/>
          <w:lang w:val="en-GB"/>
        </w:rPr>
        <w:t xml:space="preserve"> </w:t>
      </w:r>
      <w:r w:rsidRPr="00D74E9A" w:rsidR="00286A24">
        <w:rPr>
          <w:rFonts w:ascii="Times New Roman" w:hAnsi="Times New Roman" w:cs="Times New Roman"/>
          <w:sz w:val="24"/>
          <w:szCs w:val="24"/>
          <w:lang w:val="en-GB"/>
        </w:rPr>
        <w:t xml:space="preserve">statistic associated with </w:t>
      </w:r>
      <w:proofErr w:type="gramStart"/>
      <w:r w:rsidRPr="00D74E9A" w:rsidR="00286A24">
        <w:rPr>
          <w:rFonts w:ascii="Times New Roman" w:hAnsi="Times New Roman" w:cs="Times New Roman"/>
          <w:sz w:val="24"/>
          <w:szCs w:val="24"/>
          <w:lang w:val="en-GB"/>
        </w:rPr>
        <w:t>the α</w:t>
      </w:r>
      <w:proofErr w:type="gramEnd"/>
      <w:r w:rsidRPr="00D74E9A" w:rsidR="00286A24">
        <w:rPr>
          <w:rFonts w:ascii="Times New Roman" w:hAnsi="Times New Roman" w:cs="Times New Roman"/>
          <w:sz w:val="24"/>
          <w:szCs w:val="24"/>
          <w:lang w:val="en-GB"/>
        </w:rPr>
        <w:t xml:space="preserve"> power * SNR interaction effect </w:t>
      </w:r>
      <w:r w:rsidRPr="00D74E9A" w:rsidR="00EF353B">
        <w:rPr>
          <w:rFonts w:ascii="Times New Roman" w:hAnsi="Times New Roman" w:cs="Times New Roman"/>
          <w:sz w:val="24"/>
          <w:szCs w:val="24"/>
          <w:lang w:val="en-GB"/>
        </w:rPr>
        <w:t>within the significant cluster</w:t>
      </w:r>
      <w:r w:rsidRPr="00D74E9A" w:rsidR="00286A24">
        <w:rPr>
          <w:rFonts w:ascii="Times New Roman" w:hAnsi="Times New Roman" w:cs="Times New Roman"/>
          <w:sz w:val="24"/>
          <w:szCs w:val="24"/>
          <w:lang w:val="en-GB"/>
        </w:rPr>
        <w:t xml:space="preserve">. </w:t>
      </w:r>
      <w:r w:rsidRPr="00D74E9A" w:rsidR="00286A24">
        <w:rPr>
          <w:rFonts w:ascii="Times New Roman" w:hAnsi="Times New Roman" w:cs="Times New Roman"/>
          <w:b/>
          <w:sz w:val="24"/>
          <w:szCs w:val="24"/>
          <w:lang w:val="en-GB"/>
        </w:rPr>
        <w:t>(B)</w:t>
      </w:r>
      <w:r w:rsidRPr="00D74E9A" w:rsidR="00286A24">
        <w:rPr>
          <w:rFonts w:ascii="Times New Roman" w:hAnsi="Times New Roman" w:cs="Times New Roman"/>
          <w:sz w:val="24"/>
          <w:szCs w:val="24"/>
          <w:lang w:val="en-GB"/>
        </w:rPr>
        <w:t xml:space="preserve"> </w:t>
      </w:r>
      <w:r w:rsidRPr="00D74E9A" w:rsidR="003C294B">
        <w:rPr>
          <w:rFonts w:ascii="Times New Roman" w:hAnsi="Times New Roman" w:cs="Times New Roman"/>
          <w:sz w:val="24"/>
          <w:szCs w:val="24"/>
          <w:lang w:val="en-GB"/>
        </w:rPr>
        <w:t>Estimated marginal trends for the effect of α power on the comprehension at each of the three SNR</w:t>
      </w:r>
      <w:r w:rsidRPr="00D74E9A" w:rsidR="00286A24">
        <w:rPr>
          <w:rFonts w:ascii="Times New Roman" w:hAnsi="Times New Roman" w:cs="Times New Roman"/>
          <w:sz w:val="24"/>
          <w:szCs w:val="24"/>
          <w:lang w:val="en-GB"/>
        </w:rPr>
        <w:t xml:space="preserve"> level</w:t>
      </w:r>
      <w:r w:rsidRPr="00D74E9A" w:rsidR="003C294B">
        <w:rPr>
          <w:rFonts w:ascii="Times New Roman" w:hAnsi="Times New Roman" w:cs="Times New Roman"/>
          <w:sz w:val="24"/>
          <w:szCs w:val="24"/>
          <w:lang w:val="en-GB"/>
        </w:rPr>
        <w:t>s (</w:t>
      </w:r>
      <w:r w:rsidRPr="00D74E9A" w:rsidR="003C294B">
        <w:rPr>
          <w:rFonts w:ascii="Times New Roman" w:hAnsi="Times New Roman" w:cs="Times New Roman"/>
          <w:i/>
          <w:sz w:val="24"/>
          <w:szCs w:val="24"/>
          <w:lang w:val="en-GB"/>
        </w:rPr>
        <w:t>M</w:t>
      </w:r>
      <w:r w:rsidRPr="00D74E9A" w:rsidR="003C294B">
        <w:rPr>
          <w:rFonts w:ascii="Times New Roman" w:hAnsi="Times New Roman" w:cs="Times New Roman"/>
          <w:sz w:val="24"/>
          <w:szCs w:val="24"/>
          <w:lang w:val="en-GB"/>
        </w:rPr>
        <w:t>±</w:t>
      </w:r>
      <w:r w:rsidRPr="00D74E9A" w:rsidR="003C294B">
        <w:rPr>
          <w:rFonts w:ascii="Times New Roman" w:hAnsi="Times New Roman" w:cs="Times New Roman"/>
          <w:i/>
          <w:sz w:val="24"/>
          <w:szCs w:val="24"/>
          <w:lang w:val="en-GB"/>
        </w:rPr>
        <w:t>SD</w:t>
      </w:r>
      <w:r w:rsidRPr="00D74E9A" w:rsidR="003C294B">
        <w:rPr>
          <w:rFonts w:ascii="Times New Roman" w:hAnsi="Times New Roman" w:cs="Times New Roman"/>
          <w:sz w:val="24"/>
          <w:szCs w:val="24"/>
          <w:lang w:val="en-GB"/>
        </w:rPr>
        <w:t xml:space="preserve"> over cluster’s parcels).</w:t>
      </w:r>
      <w:r w:rsidRPr="00D74E9A" w:rsidR="0032387D">
        <w:rPr>
          <w:rFonts w:ascii="Times New Roman" w:hAnsi="Times New Roman" w:cs="Times New Roman"/>
          <w:b/>
          <w:bCs/>
          <w:sz w:val="24"/>
          <w:szCs w:val="24"/>
          <w:lang w:val="en-GB"/>
        </w:rPr>
        <w:br w:type="page"/>
      </w:r>
    </w:p>
    <w:p w:rsidRPr="00D74E9A" w:rsidR="008D350B" w:rsidP="00D74E9A" w:rsidRDefault="008D350B" w14:paraId="57D16741" w14:textId="77777777">
      <w:pPr>
        <w:spacing w:after="120" w:line="480" w:lineRule="auto"/>
        <w:ind w:right="4"/>
        <w:jc w:val="center"/>
        <w:rPr>
          <w:rFonts w:ascii="Times New Roman" w:hAnsi="Times New Roman" w:cs="Times New Roman"/>
          <w:b/>
          <w:bCs/>
          <w:sz w:val="24"/>
          <w:szCs w:val="24"/>
          <w:lang w:val="en-GB"/>
        </w:rPr>
      </w:pPr>
      <w:r w:rsidRPr="00D74E9A">
        <w:rPr>
          <w:rFonts w:ascii="Times New Roman" w:hAnsi="Times New Roman" w:cs="Times New Roman"/>
          <w:b/>
          <w:bCs/>
          <w:sz w:val="24"/>
          <w:szCs w:val="24"/>
          <w:lang w:val="en-GB"/>
        </w:rPr>
        <w:lastRenderedPageBreak/>
        <w:t>Discussion:</w:t>
      </w:r>
    </w:p>
    <w:p w:rsidRPr="00D74E9A" w:rsidR="008D350B" w:rsidP="00D74E9A" w:rsidRDefault="008D350B" w14:paraId="17730587" w14:textId="4B3E78D3">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t xml:space="preserve">The current study shows that pre-stimulus brain states, </w:t>
      </w:r>
      <w:r w:rsidRPr="00D74E9A" w:rsidR="000B3DDB">
        <w:rPr>
          <w:rFonts w:ascii="Times New Roman" w:hAnsi="Times New Roman" w:cs="Times New Roman"/>
          <w:sz w:val="24"/>
          <w:szCs w:val="24"/>
          <w:lang w:val="en-GB"/>
        </w:rPr>
        <w:t>reflected in</w:t>
      </w:r>
      <w:r w:rsidRPr="00D74E9A">
        <w:rPr>
          <w:rFonts w:ascii="Times New Roman" w:hAnsi="Times New Roman" w:cs="Times New Roman"/>
          <w:sz w:val="24"/>
          <w:szCs w:val="24"/>
          <w:lang w:val="en-GB"/>
        </w:rPr>
        <w:t xml:space="preserve"> EEG power, affect the recognition of words presented in noise.</w:t>
      </w:r>
      <w:r w:rsidRPr="00D74E9A" w:rsidR="00E37D54">
        <w:rPr>
          <w:rFonts w:ascii="Times New Roman" w:hAnsi="Times New Roman" w:cs="Times New Roman"/>
          <w:sz w:val="24"/>
          <w:szCs w:val="24"/>
          <w:lang w:val="en-GB"/>
        </w:rPr>
        <w:t xml:space="preserve"> The results of this study add to previous observations that pre-stimulus brain states influence the perception of speech material, including discriminating among ambiguous syllables</w:t>
      </w:r>
      <w:r w:rsidR="00802B49">
        <w:rPr>
          <w:rFonts w:ascii="Times New Roman" w:hAnsi="Times New Roman" w:cs="Times New Roman"/>
          <w:sz w:val="24"/>
          <w:szCs w:val="24"/>
          <w:lang w:val="en-GB"/>
        </w:rPr>
        <w:t xml:space="preserve"> </w:t>
      </w:r>
      <w:r w:rsidRPr="00D74E9A" w:rsidR="00E37D54">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{"citationItems":[{"id":"ITEM-1","itemData":{"DOI":"10.1073/pnas.1517519112","ISBN":"1091-6490 (Electronic)\\r0027-8424 (Linking)","ISSN":"0027-8424","PMID":"26668393","abstract":"The role of oscillatory phase for perceptual and cognitive processes is being increasingly acknowledged. To date, little is known about the direct role of phase in categorical perception. Here we show in two separate experiments that the identification of ambiguous syllables that can either be perceived as /da/ or /ga/ is biased by the underlying oscillatory phase as measured with EEG and sensory entrainment to rhythmic stimuli. The measured phase difference in which perception is biased toward /da/ or /ga/ exactly matched the different temporal onset delays in natural audiovisual speech between mouth movements and speech sounds, which last 80 ms longer for /ga/ than for /da/. These results indicate the functional relationship between prestimulus phase and syllable identification, and signify that the origin of this phase relationship could lie in exposure and subsequent learning of unique audiovisual temporal onset differences.","author":[{"dropping-particle":"","family":"Oever","given":"Sanne","non-dropping-particle":"ten","parse-names":false,"suffix":""},{"dropping-particle":"","family":"Sack","given":"Alexander T.","non-dropping-particle":"","parse-names":false,"suffix":""}],"container-title":"Proceedings of the National Academy of Sciences","id":"ITEM-1","issue":"52","issued":{"date-parts":[["2015"]]},"page":"15833-15837","title":"Oscillatory phase shapes syllable perception","type":"article-journal","volume":"112"},"uris":["http://www.mendeley.com/documents/?uuid=f6144107-7627-44f1-98f8-a57d1b76ef09"]}],"mendeley":{"formattedCitation":"(ten Oever &amp; Sack, 2015)","plainTextFormattedCitation":"(ten Oever &amp; Sack, 2015)","previouslyFormattedCitation":"(ten Oever &amp; Sack, 2015)"},"properties":{"noteIndex":0},"schema":"https://github.com/citation-style-language/schema/raw/master/csl-citation.json"}</w:instrText>
      </w:r>
      <w:r w:rsidRPr="00D74E9A" w:rsidR="00E37D54">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(ten Oever &amp; Sack, 2015)</w:t>
      </w:r>
      <w:r w:rsidRPr="00D74E9A" w:rsidR="00E37D54">
        <w:rPr>
          <w:rFonts w:ascii="Times New Roman" w:hAnsi="Times New Roman" w:cs="Times New Roman"/>
          <w:sz w:val="24"/>
          <w:szCs w:val="24"/>
          <w:lang w:val="en-GB"/>
        </w:rPr>
        <w:fldChar w:fldCharType="end"/>
      </w:r>
      <w:r w:rsidRPr="00D74E9A" w:rsidR="00E37D54">
        <w:rPr>
          <w:rFonts w:ascii="Times New Roman" w:hAnsi="Times New Roman" w:cs="Times New Roman"/>
          <w:sz w:val="24"/>
          <w:szCs w:val="24"/>
          <w:lang w:val="en-GB"/>
        </w:rPr>
        <w:t xml:space="preserve"> and deciding whether verbal stimuli presented in noise are words or pseudo-words</w:t>
      </w:r>
      <w:r w:rsidR="00802B49">
        <w:rPr>
          <w:rFonts w:ascii="Times New Roman" w:hAnsi="Times New Roman" w:cs="Times New Roman"/>
          <w:sz w:val="24"/>
          <w:szCs w:val="24"/>
          <w:lang w:val="en-GB"/>
        </w:rPr>
        <w:t xml:space="preserve"> </w:t>
      </w:r>
      <w:r w:rsidRPr="00D74E9A" w:rsidR="00E37D54">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{"citationItems":[{"id":"ITEM-1","itemData":{"DOI":"10.1523/JNEUROSCI.3357-14.2015","ISSN":"15292401","PMID":"25698760","abstract":"Psychophysical target detection has been shown to be modulated by slow oscillatory brain phase. However, thus far, only low-level sensory stimuli have been used as targets. The current human electroencephalography (EEG) study examined the influence of neural oscillatory phase on a lexical-decision task performed for stimuli embedded in noise. Neural phase angles were compared for correct versus incorrect lexical decisions using a phase bifurcation index (BI), which quantifies differences in mean phase angles and phase concentrations between correct and incorrect trials. Neural phase angles in the alpha frequency range (8-12 Hz) over right anterior sensors were approximately antiphase in a prestimulus time window, and thus successfully distinguished between correct and incorrect lexical decisions. Moreover, alpha-band oscillations were again approximately antiphase across participants for correct versus incorrect trials during a later peristimulus time window (~500 ms) at left-central electrodes. Strikingly, lexical decision accuracy was not predicted by either event-related potentials (ERPs) or oscillatory power measures. We suggest that correct lexical decisions depend both on successful sensory processing, which is made possible by the alignment of stimulus onset with an optimal alpha phase, as well as integration and weighting of decisional information, which is coupled to alpha phase immediately following the critical manipulation that differentiated words from pseudowords. The current study constitutes a first step toward characterizing the role of dynamic oscillatory brain states for higher cognitive functions, such as spoken word recognition.","author":[{"dropping-particle":"","family":"Strauß","given":"Antje","non-dropping-particle":"","parse-names":false,"suffix":""},{"dropping-particle":"","family":"Henry","given":"Molly J.","non-dropping-particle":"","parse-names":false,"suffix":""},{"dropping-particle":"","family":"Scharinger","given":"Mathias","non-dropping-particle":"","parse-names":false,"suffix":""},{"dropping-particle":"","family":"Obleser","given":"Jonas","non-dropping-particle":"","parse-names":false,"suffix":""}],"container-title":"Journal of Neuroscience","id":"ITEM-1","issue":"7","issued":{"date-parts":[["2015"]]},"page":"3256-3262","title":"Alpha phase determines successful lexical decision in noise","type":"article-journal","volume":"35"},"uris":["http://www.mendeley.com/documents/?uuid=16e522e5-cd21-4fdc-9b15-0467ef8c22a3"]}],"mendeley":{"formattedCitation":"(Strauß et al., 2015)","plainTextFormattedCitation":"(Strauß et al., 2015)","previouslyFormattedCitation":"(Strauß et al., 2015)"},"properties":{"noteIndex":0},"schema":"https://github.com/citation-style-language/schema/raw/master/csl-citation.json"}</w:instrText>
      </w:r>
      <w:r w:rsidRPr="00D74E9A" w:rsidR="00E37D54">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(Strauß et al., 2015)</w:t>
      </w:r>
      <w:r w:rsidRPr="00D74E9A" w:rsidR="00E37D54">
        <w:rPr>
          <w:rFonts w:ascii="Times New Roman" w:hAnsi="Times New Roman" w:cs="Times New Roman"/>
          <w:sz w:val="24"/>
          <w:szCs w:val="24"/>
          <w:lang w:val="en-GB"/>
        </w:rPr>
        <w:fldChar w:fldCharType="end"/>
      </w:r>
      <w:r w:rsidRPr="00D74E9A" w:rsidR="00E37D54">
        <w:rPr>
          <w:rFonts w:ascii="Times New Roman" w:hAnsi="Times New Roman" w:cs="Times New Roman"/>
          <w:sz w:val="24"/>
          <w:szCs w:val="24"/>
          <w:lang w:val="en-GB"/>
        </w:rPr>
        <w:t xml:space="preserve">. </w:t>
      </w:r>
      <w:r w:rsidRPr="00D74E9A" w:rsidR="00E340E2">
        <w:rPr>
          <w:rFonts w:ascii="Times New Roman" w:hAnsi="Times New Roman" w:cs="Times New Roman"/>
          <w:sz w:val="24"/>
          <w:szCs w:val="24"/>
          <w:lang w:val="en-GB"/>
        </w:rPr>
        <w:t xml:space="preserve">To the best of our knowledge, this is the first study in which </w:t>
      </w:r>
      <w:r w:rsidRPr="00D74E9A" w:rsidR="00CB23AA">
        <w:rPr>
          <w:rFonts w:ascii="Times New Roman" w:hAnsi="Times New Roman" w:cs="Times New Roman"/>
          <w:sz w:val="24"/>
          <w:szCs w:val="24"/>
          <w:lang w:val="en-GB"/>
        </w:rPr>
        <w:t xml:space="preserve">a property of the </w:t>
      </w:r>
      <w:r w:rsidRPr="00D74E9A" w:rsidR="00E340E2">
        <w:rPr>
          <w:rFonts w:ascii="Times New Roman" w:hAnsi="Times New Roman" w:cs="Times New Roman"/>
          <w:sz w:val="24"/>
          <w:szCs w:val="24"/>
          <w:lang w:val="en-GB"/>
        </w:rPr>
        <w:t>ongoing EEG</w:t>
      </w:r>
      <w:r w:rsidRPr="00D74E9A" w:rsidR="00CB23AA">
        <w:rPr>
          <w:rFonts w:ascii="Times New Roman" w:hAnsi="Times New Roman" w:cs="Times New Roman"/>
          <w:sz w:val="24"/>
          <w:szCs w:val="24"/>
          <w:lang w:val="en-GB"/>
        </w:rPr>
        <w:t>, namely α power,</w:t>
      </w:r>
      <w:r w:rsidRPr="00D74E9A" w:rsidR="00E340E2">
        <w:rPr>
          <w:rFonts w:ascii="Times New Roman" w:hAnsi="Times New Roman" w:cs="Times New Roman"/>
          <w:sz w:val="24"/>
          <w:szCs w:val="24"/>
          <w:lang w:val="en-GB"/>
        </w:rPr>
        <w:t xml:space="preserve"> was shown to be able to pr</w:t>
      </w:r>
      <w:r w:rsidRPr="00D74E9A" w:rsidR="00CB23AA">
        <w:rPr>
          <w:rFonts w:ascii="Times New Roman" w:hAnsi="Times New Roman" w:cs="Times New Roman"/>
          <w:sz w:val="24"/>
          <w:szCs w:val="24"/>
          <w:lang w:val="en-GB"/>
        </w:rPr>
        <w:t xml:space="preserve">edict word recognition in noise. </w:t>
      </w:r>
      <w:r w:rsidRPr="00D74E9A" w:rsidR="00594C8A">
        <w:rPr>
          <w:rFonts w:ascii="Times New Roman" w:hAnsi="Times New Roman" w:cs="Times New Roman"/>
          <w:sz w:val="24"/>
          <w:szCs w:val="24"/>
          <w:lang w:val="en-GB"/>
        </w:rPr>
        <w:t>Interestingly, a clear interaction of α power with the degradation level of the stimuli was observed:</w:t>
      </w:r>
      <w:r w:rsidRPr="00D74E9A">
        <w:rPr>
          <w:rFonts w:ascii="Times New Roman" w:hAnsi="Times New Roman" w:cs="Times New Roman"/>
          <w:sz w:val="24"/>
          <w:szCs w:val="24"/>
          <w:lang w:val="en-GB"/>
        </w:rPr>
        <w:t xml:space="preserve"> </w:t>
      </w:r>
      <w:del w:author="Houwelin2" w:date="2022-08-29T16:29:00Z" w:id="548">
        <w:r w:rsidRPr="00D74E9A" w:rsidDel="00CC5D3E">
          <w:rPr>
            <w:rFonts w:ascii="Times New Roman" w:hAnsi="Times New Roman" w:cs="Times New Roman"/>
            <w:sz w:val="24"/>
            <w:szCs w:val="24"/>
            <w:lang w:val="en-GB"/>
          </w:rPr>
          <w:delText xml:space="preserve">higher </w:delText>
        </w:r>
      </w:del>
      <w:ins w:author="Houwelin2" w:date="2022-08-29T16:29:00Z" w:id="549">
        <w:r w:rsidR="00CC5D3E">
          <w:rPr>
            <w:rFonts w:ascii="Times New Roman" w:hAnsi="Times New Roman" w:cs="Times New Roman"/>
            <w:sz w:val="24"/>
            <w:szCs w:val="24"/>
            <w:lang w:val="en-GB"/>
          </w:rPr>
          <w:t>increased</w:t>
        </w:r>
        <w:r w:rsidRPr="00D74E9A" w:rsidR="00CC5D3E">
          <w:rPr>
            <w:rFonts w:ascii="Times New Roman" w:hAnsi="Times New Roman" w:cs="Times New Roman"/>
            <w:sz w:val="24"/>
            <w:szCs w:val="24"/>
            <w:lang w:val="en-GB"/>
          </w:rPr>
          <w:t xml:space="preserve"> </w:t>
        </w:r>
      </w:ins>
      <w:r w:rsidRPr="00D74E9A">
        <w:rPr>
          <w:rFonts w:ascii="Times New Roman" w:hAnsi="Times New Roman" w:cs="Times New Roman"/>
          <w:sz w:val="24"/>
          <w:szCs w:val="24"/>
          <w:lang w:val="en-GB"/>
        </w:rPr>
        <w:t xml:space="preserve">left </w:t>
      </w:r>
      <w:r w:rsidRPr="00D74E9A" w:rsidR="001C05E2">
        <w:rPr>
          <w:rFonts w:ascii="Times New Roman" w:hAnsi="Times New Roman" w:cs="Times New Roman"/>
          <w:sz w:val="24"/>
          <w:szCs w:val="24"/>
          <w:lang w:val="en-GB"/>
        </w:rPr>
        <w:t>temporal</w:t>
      </w:r>
      <w:r w:rsidRPr="00D74E9A">
        <w:rPr>
          <w:rFonts w:ascii="Times New Roman" w:hAnsi="Times New Roman" w:cs="Times New Roman"/>
          <w:sz w:val="24"/>
          <w:szCs w:val="24"/>
          <w:lang w:val="en-GB"/>
        </w:rPr>
        <w:t xml:space="preserve"> α (8.5-12Hz) power during the noisy pre-target period increases the probability of correctly recognising a forthcoming Digit-in-Noise (</w:t>
      </w:r>
      <w:proofErr w:type="spellStart"/>
      <w:r w:rsidRPr="00D74E9A">
        <w:rPr>
          <w:rFonts w:ascii="Times New Roman" w:hAnsi="Times New Roman" w:cs="Times New Roman"/>
          <w:sz w:val="24"/>
          <w:szCs w:val="24"/>
          <w:lang w:val="en-GB"/>
        </w:rPr>
        <w:t>DiN</w:t>
      </w:r>
      <w:proofErr w:type="spellEnd"/>
      <w:r w:rsidRPr="00D74E9A">
        <w:rPr>
          <w:rFonts w:ascii="Times New Roman" w:hAnsi="Times New Roman" w:cs="Times New Roman"/>
          <w:sz w:val="24"/>
          <w:szCs w:val="24"/>
          <w:lang w:val="en-GB"/>
        </w:rPr>
        <w:t>) stimulus at higher SNRs, and decreases the probability of recognising the stimulus at lower SNRs</w:t>
      </w:r>
      <w:r w:rsidRPr="00D74E9A" w:rsidR="000E0313">
        <w:rPr>
          <w:rFonts w:ascii="Times New Roman" w:hAnsi="Times New Roman" w:cs="Times New Roman"/>
          <w:sz w:val="24"/>
          <w:szCs w:val="24"/>
          <w:lang w:val="en-GB"/>
        </w:rPr>
        <w:t>. Specifically,</w:t>
      </w:r>
      <w:r w:rsidRPr="00D74E9A" w:rsidR="003613B8">
        <w:rPr>
          <w:rFonts w:ascii="Times New Roman" w:hAnsi="Times New Roman" w:cs="Times New Roman"/>
          <w:sz w:val="24"/>
          <w:szCs w:val="24"/>
          <w:lang w:val="en-GB"/>
        </w:rPr>
        <w:t xml:space="preserve"> 1</w:t>
      </w:r>
      <w:r w:rsidRPr="00D74E9A" w:rsidR="00173D42">
        <w:rPr>
          <w:rFonts w:ascii="Times New Roman" w:hAnsi="Times New Roman" w:cs="Times New Roman"/>
          <w:sz w:val="24"/>
          <w:szCs w:val="24"/>
          <w:lang w:val="en-GB"/>
        </w:rPr>
        <w:t xml:space="preserve"> </w:t>
      </w:r>
      <w:r w:rsidRPr="00D74E9A" w:rsidR="003613B8">
        <w:rPr>
          <w:rFonts w:ascii="Times New Roman" w:hAnsi="Times New Roman" w:cs="Times New Roman"/>
          <w:i/>
          <w:sz w:val="24"/>
          <w:szCs w:val="24"/>
          <w:lang w:val="en-GB"/>
        </w:rPr>
        <w:t>SD</w:t>
      </w:r>
      <w:r w:rsidRPr="00D74E9A" w:rsidR="003613B8">
        <w:rPr>
          <w:rFonts w:ascii="Times New Roman" w:hAnsi="Times New Roman" w:cs="Times New Roman"/>
          <w:sz w:val="24"/>
          <w:szCs w:val="24"/>
          <w:lang w:val="en-GB"/>
        </w:rPr>
        <w:t xml:space="preserve"> increase in α power</w:t>
      </w:r>
      <w:ins w:author="Houwelin2" w:date="2022-08-29T16:31:00Z" w:id="550">
        <w:r w:rsidR="00CC5D3E">
          <w:rPr>
            <w:rFonts w:ascii="Times New Roman" w:hAnsi="Times New Roman" w:cs="Times New Roman"/>
            <w:sz w:val="24"/>
            <w:szCs w:val="24"/>
            <w:lang w:val="en-GB"/>
          </w:rPr>
          <w:t xml:space="preserve"> with respect to mean power over the duration of the </w:t>
        </w:r>
      </w:ins>
      <w:proofErr w:type="spellStart"/>
      <w:ins w:author="Houwelin2" w:date="2022-08-29T16:55:00Z" w:id="551">
        <w:r w:rsidR="0083434E">
          <w:rPr>
            <w:rFonts w:ascii="Times New Roman" w:hAnsi="Times New Roman" w:cs="Times New Roman"/>
            <w:sz w:val="24"/>
            <w:szCs w:val="24"/>
            <w:lang w:val="en-GB"/>
          </w:rPr>
          <w:t>prestimulus</w:t>
        </w:r>
        <w:proofErr w:type="spellEnd"/>
        <w:r w:rsidR="0083434E">
          <w:rPr>
            <w:rFonts w:ascii="Times New Roman" w:hAnsi="Times New Roman" w:cs="Times New Roman"/>
            <w:sz w:val="24"/>
            <w:szCs w:val="24"/>
            <w:lang w:val="en-GB"/>
          </w:rPr>
          <w:t xml:space="preserve"> period (-3395 to 0ms)</w:t>
        </w:r>
      </w:ins>
      <w:r w:rsidRPr="00D74E9A" w:rsidR="003613B8">
        <w:rPr>
          <w:rFonts w:ascii="Times New Roman" w:hAnsi="Times New Roman" w:cs="Times New Roman"/>
          <w:sz w:val="24"/>
          <w:szCs w:val="24"/>
          <w:lang w:val="en-GB"/>
        </w:rPr>
        <w:t xml:space="preserve"> within the significant cluster is associated with a </w:t>
      </w:r>
      <w:del w:author="Houwelin2" w:date="2022-10-18T17:11:00Z" w:id="552">
        <w:r w:rsidRPr="00432318" w:rsidDel="00432318" w:rsidR="003613B8">
          <w:rPr>
            <w:rFonts w:ascii="Times New Roman" w:hAnsi="Times New Roman" w:cs="Times New Roman"/>
            <w:sz w:val="24"/>
            <w:szCs w:val="24"/>
            <w:lang w:val="en-GB"/>
            <w:rPrChange w:author="Houwelin2" w:date="2022-10-18T17:12:00Z" w:id="553">
              <w:rPr>
                <w:rFonts w:ascii="Times New Roman" w:hAnsi="Times New Roman" w:cs="Times New Roman"/>
                <w:sz w:val="24"/>
                <w:szCs w:val="24"/>
                <w:lang w:val="en-GB"/>
              </w:rPr>
            </w:rPrChange>
          </w:rPr>
          <w:delText>7</w:delText>
        </w:r>
      </w:del>
      <w:ins w:author="Houwelin2" w:date="2022-10-18T17:11:00Z" w:id="554">
        <w:r w:rsidRPr="00432318" w:rsidR="00432318">
          <w:rPr>
            <w:rFonts w:ascii="Times New Roman" w:hAnsi="Times New Roman" w:cs="Times New Roman"/>
            <w:sz w:val="24"/>
            <w:szCs w:val="24"/>
            <w:lang w:val="en-GB"/>
            <w:rPrChange w:author="Houwelin2" w:date="2022-10-18T17:12:00Z" w:id="555">
              <w:rPr>
                <w:rFonts w:ascii="Times New Roman" w:hAnsi="Times New Roman" w:cs="Times New Roman"/>
                <w:color w:val="FF0000"/>
                <w:sz w:val="24"/>
                <w:szCs w:val="24"/>
                <w:lang w:val="en-GB"/>
              </w:rPr>
            </w:rPrChange>
          </w:rPr>
          <w:t>5</w:t>
        </w:r>
      </w:ins>
      <w:r w:rsidRPr="00432318" w:rsidR="003613B8">
        <w:rPr>
          <w:rFonts w:ascii="Times New Roman" w:hAnsi="Times New Roman" w:cs="Times New Roman"/>
          <w:sz w:val="24"/>
          <w:szCs w:val="24"/>
          <w:lang w:val="en-GB"/>
          <w:rPrChange w:author="Houwelin2" w:date="2022-10-18T17:12:00Z" w:id="556">
            <w:rPr>
              <w:rFonts w:ascii="Times New Roman" w:hAnsi="Times New Roman" w:cs="Times New Roman"/>
              <w:sz w:val="24"/>
              <w:szCs w:val="24"/>
              <w:lang w:val="en-GB"/>
            </w:rPr>
          </w:rPrChange>
        </w:rPr>
        <w:t>.</w:t>
      </w:r>
      <w:del w:author="Houwelin2" w:date="2022-10-18T17:11:00Z" w:id="557">
        <w:r w:rsidRPr="00432318" w:rsidDel="00432318" w:rsidR="003613B8">
          <w:rPr>
            <w:rFonts w:ascii="Times New Roman" w:hAnsi="Times New Roman" w:cs="Times New Roman"/>
            <w:sz w:val="24"/>
            <w:szCs w:val="24"/>
            <w:lang w:val="en-GB"/>
            <w:rPrChange w:author="Houwelin2" w:date="2022-10-18T17:12:00Z" w:id="558">
              <w:rPr>
                <w:rFonts w:ascii="Times New Roman" w:hAnsi="Times New Roman" w:cs="Times New Roman"/>
                <w:sz w:val="24"/>
                <w:szCs w:val="24"/>
                <w:lang w:val="en-GB"/>
              </w:rPr>
            </w:rPrChange>
          </w:rPr>
          <w:delText>5</w:delText>
        </w:r>
      </w:del>
      <w:ins w:author="Houwelin2" w:date="2022-10-18T17:11:00Z" w:id="559">
        <w:r w:rsidRPr="00432318" w:rsidR="00432318">
          <w:rPr>
            <w:rFonts w:ascii="Times New Roman" w:hAnsi="Times New Roman" w:cs="Times New Roman"/>
            <w:sz w:val="24"/>
            <w:szCs w:val="24"/>
            <w:lang w:val="en-GB"/>
            <w:rPrChange w:author="Houwelin2" w:date="2022-10-18T17:12:00Z" w:id="560">
              <w:rPr>
                <w:rFonts w:ascii="Times New Roman" w:hAnsi="Times New Roman" w:cs="Times New Roman"/>
                <w:color w:val="FF0000"/>
                <w:sz w:val="24"/>
                <w:szCs w:val="24"/>
                <w:lang w:val="en-GB"/>
              </w:rPr>
            </w:rPrChange>
          </w:rPr>
          <w:t>3</w:t>
        </w:r>
      </w:ins>
      <w:r w:rsidRPr="00432318" w:rsidR="003613B8">
        <w:rPr>
          <w:rFonts w:ascii="Times New Roman" w:hAnsi="Times New Roman" w:cs="Times New Roman"/>
          <w:sz w:val="24"/>
          <w:szCs w:val="24"/>
          <w:lang w:val="en-GB"/>
          <w:rPrChange w:author="Houwelin2" w:date="2022-10-18T17:12:00Z" w:id="561">
            <w:rPr>
              <w:rFonts w:ascii="Times New Roman" w:hAnsi="Times New Roman" w:cs="Times New Roman"/>
              <w:sz w:val="24"/>
              <w:szCs w:val="24"/>
              <w:lang w:val="en-GB"/>
            </w:rPr>
          </w:rPrChange>
        </w:rPr>
        <w:t xml:space="preserve">% increased probability of correctly comprehending a high SNR </w:t>
      </w:r>
      <w:r w:rsidRPr="00432318" w:rsidR="004B1498">
        <w:rPr>
          <w:rFonts w:ascii="Times New Roman" w:hAnsi="Times New Roman" w:cs="Times New Roman"/>
          <w:sz w:val="24"/>
          <w:szCs w:val="24"/>
          <w:lang w:val="en-GB"/>
          <w:rPrChange w:author="Houwelin2" w:date="2022-10-18T17:12:00Z" w:id="562">
            <w:rPr>
              <w:rFonts w:ascii="Times New Roman" w:hAnsi="Times New Roman" w:cs="Times New Roman"/>
              <w:sz w:val="24"/>
              <w:szCs w:val="24"/>
              <w:lang w:val="en-GB"/>
            </w:rPr>
          </w:rPrChange>
        </w:rPr>
        <w:t>item</w:t>
      </w:r>
      <w:r w:rsidRPr="00432318" w:rsidR="003613B8">
        <w:rPr>
          <w:rFonts w:ascii="Times New Roman" w:hAnsi="Times New Roman" w:cs="Times New Roman"/>
          <w:sz w:val="24"/>
          <w:szCs w:val="24"/>
          <w:lang w:val="en-GB"/>
          <w:rPrChange w:author="Houwelin2" w:date="2022-10-18T17:12:00Z" w:id="563">
            <w:rPr>
              <w:rFonts w:ascii="Times New Roman" w:hAnsi="Times New Roman" w:cs="Times New Roman"/>
              <w:sz w:val="24"/>
              <w:szCs w:val="24"/>
              <w:lang w:val="en-GB"/>
            </w:rPr>
          </w:rPrChange>
        </w:rPr>
        <w:t>, and a 1</w:t>
      </w:r>
      <w:del w:author="Houwelin2" w:date="2022-10-18T17:12:00Z" w:id="564">
        <w:r w:rsidRPr="00432318" w:rsidDel="00432318" w:rsidR="003613B8">
          <w:rPr>
            <w:rFonts w:ascii="Times New Roman" w:hAnsi="Times New Roman" w:cs="Times New Roman"/>
            <w:sz w:val="24"/>
            <w:szCs w:val="24"/>
            <w:lang w:val="en-GB"/>
            <w:rPrChange w:author="Houwelin2" w:date="2022-10-18T17:12:00Z" w:id="565">
              <w:rPr>
                <w:rFonts w:ascii="Times New Roman" w:hAnsi="Times New Roman" w:cs="Times New Roman"/>
                <w:sz w:val="24"/>
                <w:szCs w:val="24"/>
                <w:lang w:val="en-GB"/>
              </w:rPr>
            </w:rPrChange>
          </w:rPr>
          <w:delText>2</w:delText>
        </w:r>
      </w:del>
      <w:ins w:author="Houwelin2" w:date="2022-10-18T17:12:00Z" w:id="566">
        <w:r w:rsidRPr="00432318" w:rsidR="00432318">
          <w:rPr>
            <w:rFonts w:ascii="Times New Roman" w:hAnsi="Times New Roman" w:cs="Times New Roman"/>
            <w:sz w:val="24"/>
            <w:szCs w:val="24"/>
            <w:lang w:val="en-GB"/>
            <w:rPrChange w:author="Houwelin2" w:date="2022-10-18T17:12:00Z" w:id="567">
              <w:rPr>
                <w:rFonts w:ascii="Times New Roman" w:hAnsi="Times New Roman" w:cs="Times New Roman"/>
                <w:color w:val="FF0000"/>
                <w:sz w:val="24"/>
                <w:szCs w:val="24"/>
                <w:lang w:val="en-GB"/>
              </w:rPr>
            </w:rPrChange>
          </w:rPr>
          <w:t>6</w:t>
        </w:r>
      </w:ins>
      <w:r w:rsidRPr="00432318" w:rsidR="003613B8">
        <w:rPr>
          <w:rFonts w:ascii="Times New Roman" w:hAnsi="Times New Roman" w:cs="Times New Roman"/>
          <w:sz w:val="24"/>
          <w:szCs w:val="24"/>
          <w:lang w:val="en-GB"/>
          <w:rPrChange w:author="Houwelin2" w:date="2022-10-18T17:12:00Z" w:id="568">
            <w:rPr>
              <w:rFonts w:ascii="Times New Roman" w:hAnsi="Times New Roman" w:cs="Times New Roman"/>
              <w:sz w:val="24"/>
              <w:szCs w:val="24"/>
              <w:lang w:val="en-GB"/>
            </w:rPr>
          </w:rPrChange>
        </w:rPr>
        <w:t>.2%</w:t>
      </w:r>
      <w:r w:rsidRPr="00D74E9A" w:rsidR="003613B8">
        <w:rPr>
          <w:rFonts w:ascii="Times New Roman" w:hAnsi="Times New Roman" w:cs="Times New Roman"/>
          <w:sz w:val="24"/>
          <w:szCs w:val="24"/>
          <w:lang w:val="en-GB"/>
        </w:rPr>
        <w:t xml:space="preserve"> decrease in the probability of comprehending a low SNR </w:t>
      </w:r>
      <w:r w:rsidRPr="00D74E9A" w:rsidR="004B1498">
        <w:rPr>
          <w:rFonts w:ascii="Times New Roman" w:hAnsi="Times New Roman" w:cs="Times New Roman"/>
          <w:sz w:val="24"/>
          <w:szCs w:val="24"/>
          <w:lang w:val="en-GB"/>
        </w:rPr>
        <w:t>item</w:t>
      </w:r>
      <w:r w:rsidRPr="00D74E9A" w:rsidR="003613B8">
        <w:rPr>
          <w:rFonts w:ascii="Times New Roman" w:hAnsi="Times New Roman" w:cs="Times New Roman"/>
          <w:sz w:val="24"/>
          <w:szCs w:val="24"/>
          <w:lang w:val="en-GB"/>
        </w:rPr>
        <w:t>.</w:t>
      </w:r>
      <w:r w:rsidRPr="00D74E9A" w:rsidR="000C0C81">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t>Our results further underscore the importance of α activity in the processing of forthcoming stimuli, even for complex stimuli such as spoken words embedded in noise, and at intensity levels far away from sensory thresholds.</w:t>
      </w:r>
    </w:p>
    <w:p w:rsidRPr="00D74E9A" w:rsidR="00A86142" w:rsidP="00D74E9A" w:rsidRDefault="008D350B" w14:paraId="2FADBB41" w14:textId="1CFD5186">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t xml:space="preserve">Mean differences </w:t>
      </w:r>
      <w:r w:rsidRPr="00D74E9A" w:rsidR="00AC3F51">
        <w:rPr>
          <w:rFonts w:ascii="Times New Roman" w:hAnsi="Times New Roman" w:cs="Times New Roman"/>
          <w:sz w:val="24"/>
          <w:szCs w:val="24"/>
          <w:lang w:val="en-GB"/>
        </w:rPr>
        <w:t xml:space="preserve">over participants and EEG sensors </w:t>
      </w:r>
      <w:r w:rsidRPr="00D74E9A">
        <w:rPr>
          <w:rFonts w:ascii="Times New Roman" w:hAnsi="Times New Roman" w:cs="Times New Roman"/>
          <w:sz w:val="24"/>
          <w:szCs w:val="24"/>
          <w:lang w:val="en-GB"/>
        </w:rPr>
        <w:t xml:space="preserve">between correct and incorrect and between clear and unclear </w:t>
      </w:r>
      <w:proofErr w:type="spellStart"/>
      <w:r w:rsidRPr="00D74E9A">
        <w:rPr>
          <w:rFonts w:ascii="Times New Roman" w:hAnsi="Times New Roman" w:cs="Times New Roman"/>
          <w:sz w:val="24"/>
          <w:szCs w:val="24"/>
          <w:lang w:val="en-GB"/>
        </w:rPr>
        <w:t>DiN</w:t>
      </w:r>
      <w:proofErr w:type="spellEnd"/>
      <w:r w:rsidRPr="00D74E9A">
        <w:rPr>
          <w:rFonts w:ascii="Times New Roman" w:hAnsi="Times New Roman" w:cs="Times New Roman"/>
          <w:sz w:val="24"/>
          <w:szCs w:val="24"/>
          <w:lang w:val="en-GB"/>
        </w:rPr>
        <w:t xml:space="preserve"> trials, were associated with α increase during the pre-tar</w:t>
      </w:r>
      <w:r w:rsidRPr="00D74E9A" w:rsidR="000B28EF">
        <w:rPr>
          <w:rFonts w:ascii="Times New Roman" w:hAnsi="Times New Roman" w:cs="Times New Roman"/>
          <w:sz w:val="24"/>
          <w:szCs w:val="24"/>
          <w:lang w:val="en-GB"/>
        </w:rPr>
        <w:t>get, noise-present period</w:t>
      </w:r>
      <w:r w:rsidRPr="00D74E9A">
        <w:rPr>
          <w:rFonts w:ascii="Times New Roman" w:hAnsi="Times New Roman" w:cs="Times New Roman"/>
          <w:sz w:val="24"/>
          <w:szCs w:val="24"/>
          <w:lang w:val="en-GB"/>
        </w:rPr>
        <w:t>. Th</w:t>
      </w:r>
      <w:r w:rsidRPr="00D74E9A" w:rsidR="00FD253B">
        <w:rPr>
          <w:rFonts w:ascii="Times New Roman" w:hAnsi="Times New Roman" w:cs="Times New Roman"/>
          <w:sz w:val="24"/>
          <w:szCs w:val="24"/>
          <w:lang w:val="en-GB"/>
        </w:rPr>
        <w:t>i</w:t>
      </w:r>
      <w:r w:rsidRPr="00D74E9A">
        <w:rPr>
          <w:rFonts w:ascii="Times New Roman" w:hAnsi="Times New Roman" w:cs="Times New Roman"/>
          <w:sz w:val="24"/>
          <w:szCs w:val="24"/>
          <w:lang w:val="en-GB"/>
        </w:rPr>
        <w:t xml:space="preserve">s observation </w:t>
      </w:r>
      <w:r w:rsidRPr="00D74E9A" w:rsidR="00FD253B">
        <w:rPr>
          <w:rFonts w:ascii="Times New Roman" w:hAnsi="Times New Roman" w:cs="Times New Roman"/>
          <w:sz w:val="24"/>
          <w:szCs w:val="24"/>
          <w:lang w:val="en-GB"/>
        </w:rPr>
        <w:t>is</w:t>
      </w:r>
      <w:r w:rsidRPr="00D74E9A">
        <w:rPr>
          <w:rFonts w:ascii="Times New Roman" w:hAnsi="Times New Roman" w:cs="Times New Roman"/>
          <w:sz w:val="24"/>
          <w:szCs w:val="24"/>
          <w:lang w:val="en-GB"/>
        </w:rPr>
        <w:t xml:space="preserve"> in line with a report</w:t>
      </w:r>
      <w:r w:rsidRPr="00D74E9A" w:rsidR="00FD253B">
        <w:rPr>
          <w:rFonts w:ascii="Times New Roman" w:hAnsi="Times New Roman" w:cs="Times New Roman"/>
          <w:sz w:val="24"/>
          <w:szCs w:val="24"/>
          <w:lang w:val="en-GB"/>
        </w:rPr>
        <w:t xml:space="preserve"> indicating that higher pre-stimulus α predicts improved performance in a </w:t>
      </w:r>
      <w:proofErr w:type="spellStart"/>
      <w:r w:rsidRPr="00D74E9A" w:rsidR="00FD253B">
        <w:rPr>
          <w:rFonts w:ascii="Times New Roman" w:hAnsi="Times New Roman" w:cs="Times New Roman"/>
          <w:sz w:val="24"/>
          <w:szCs w:val="24"/>
          <w:lang w:val="en-GB"/>
        </w:rPr>
        <w:t>DiN</w:t>
      </w:r>
      <w:proofErr w:type="spellEnd"/>
      <w:r w:rsidRPr="00D74E9A" w:rsidR="00FD253B">
        <w:rPr>
          <w:rFonts w:ascii="Times New Roman" w:hAnsi="Times New Roman" w:cs="Times New Roman"/>
          <w:sz w:val="24"/>
          <w:szCs w:val="24"/>
          <w:lang w:val="en-GB"/>
        </w:rPr>
        <w:t xml:space="preserve"> recognition task</w:t>
      </w:r>
      <w:r w:rsidR="00802B49">
        <w:rPr>
          <w:rFonts w:ascii="Times New Roman" w:hAnsi="Times New Roman" w:cs="Times New Roman"/>
          <w:sz w:val="24"/>
          <w:szCs w:val="24"/>
          <w:lang w:val="en-GB"/>
        </w:rPr>
        <w:t xml:space="preserve"> </w:t>
      </w:r>
      <w:r w:rsidRPr="00D74E9A" w:rsidR="00FD253B">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{"citationItems":[{"id":"ITEM-1","itemData":{"DOI":"10.1080/14992027.2021.1899314","ISSN":"17088186","abstract":"Objective: Baseline electroencephalography (EEG) alpha power, i.e. that measured prior to stimulus presentation, is a potential objective predictor of task performance. Here we assessed the predictive power of EEG alpha on performance accuracy in a digits-in-noise recognition task, factoring in hearing thresholds and age. Design: EEG alpha power, recorded while participants listened to target digits presented in a noise background, was analysed during two different baseline periods: i) a pre-stimulus baseline (pre-STIM) free from any acoustic stimulus, and ii) a pre-target baseline (pre-TARG) recorded in background noise only. Study sample: Eighty-five participants with either normal hearing or aided hearing impairment (age range: 55–85 years old, 42 male). Results: Hierarchical multiple regression analyses indicated that i) lower hearing thresholds and, to a lesser extent, higher pre-STIM alpha power were associated with improved performance accuracy ii) alpha power in pre-STIM and pre-TARG were highly correlated across individuals but pre-TARG alpha power was not a significant predictor of performance accuracy. Conclusion: Investigations of baseline EEG alpha power as a predictor of speech-in-noise performance accuracy should control for associations between hearing thresholds and measures of EEG baseline periods.","author":[{"dropping-particle":"","family":"Alhanbali","given":"Sara","non-dropping-particle":"","parse-names":false,"suffix":""},{"dropping-particle":"","family":"Munro","given":"Kevin J.","non-dropping-particle":"","parse-names":false,"suffix":""},{"dropping-particle":"","family":"Dawes","given":"Piers","non-dropping-particle":"","parse-names":false,"suffix":""},{"dropping-particle":"","family":"Perugia","given":"Emanuele","non-dropping-particle":"","parse-names":false,"suffix":""},{"dropping-particle":"","family":"Millman","given":"Rebecca E.","non-dropping-particle":"","parse-names":false,"suffix":""}],"container-title":"International Journal of Audiology","id":"ITEM-1","issue":"0","issued":{"date-parts":[["2021"]]},"page":"1-8","publisher":"Taylor &amp; Francis","title":"Associations between pre-stimulus alpha power, hearing level and performance in a digits-in-noise task","type":"article-journal","volume":"0"},"uris":["http://www.mendeley.com/documents/?uuid=38624667-2b33-4f3f-b2ef-81e77f04a46f"]}],"mendeley":{"formattedCitation":"(Alhanbali et al., 2021)","plainTextFormattedCitation":"(Alhanbali et al., 2021)","previouslyFormattedCitation":"(Alhanbali et al., 2021)"},"properties":{"noteIndex":0},"schema":"https://github.com/citation-style-language/schema/raw/master/csl-citation.json"}</w:instrText>
      </w:r>
      <w:r w:rsidRPr="00D74E9A" w:rsidR="00FD253B">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(Alhanbali et al., 2021)</w:t>
      </w:r>
      <w:r w:rsidRPr="00D74E9A" w:rsidR="00FD253B">
        <w:rPr>
          <w:rFonts w:ascii="Times New Roman" w:hAnsi="Times New Roman" w:cs="Times New Roman"/>
          <w:sz w:val="24"/>
          <w:szCs w:val="24"/>
          <w:lang w:val="en-GB"/>
        </w:rPr>
        <w:fldChar w:fldCharType="end"/>
      </w:r>
      <w:r w:rsidRPr="00D74E9A" w:rsidR="00FD253B">
        <w:rPr>
          <w:rFonts w:ascii="Times New Roman" w:hAnsi="Times New Roman" w:cs="Times New Roman"/>
          <w:sz w:val="24"/>
          <w:szCs w:val="24"/>
          <w:lang w:val="en-GB"/>
        </w:rPr>
        <w:t xml:space="preserve">. In this study, α power was computed at two points in time: during a silent period before sound onset, and at a later point in time (several seconds thereafter) following the onset of noise (but before the onset of the target </w:t>
      </w:r>
      <w:r w:rsidRPr="00D74E9A" w:rsidR="00FD253B">
        <w:rPr>
          <w:rFonts w:ascii="Times New Roman" w:hAnsi="Times New Roman" w:cs="Times New Roman"/>
          <w:sz w:val="24"/>
          <w:szCs w:val="24"/>
          <w:lang w:val="en-GB"/>
        </w:rPr>
        <w:lastRenderedPageBreak/>
        <w:t xml:space="preserve">digits). Both EEG measures were significantly associated with performance and with each other, although only the first </w:t>
      </w:r>
      <w:r w:rsidRPr="00D74E9A" w:rsidR="00042D2A">
        <w:rPr>
          <w:rFonts w:ascii="Times New Roman" w:hAnsi="Times New Roman" w:cs="Times New Roman"/>
          <w:sz w:val="24"/>
          <w:szCs w:val="24"/>
          <w:lang w:val="en-GB"/>
        </w:rPr>
        <w:t xml:space="preserve">measure - </w:t>
      </w:r>
      <w:r w:rsidRPr="00D74E9A" w:rsidR="00AE2DFE">
        <w:rPr>
          <w:rFonts w:ascii="Times New Roman" w:hAnsi="Times New Roman" w:cs="Times New Roman"/>
          <w:sz w:val="24"/>
          <w:szCs w:val="24"/>
          <w:lang w:val="en-GB"/>
        </w:rPr>
        <w:t xml:space="preserve">α power during the silent baseline </w:t>
      </w:r>
      <w:r w:rsidRPr="00D74E9A" w:rsidR="00042D2A">
        <w:rPr>
          <w:rFonts w:ascii="Times New Roman" w:hAnsi="Times New Roman" w:cs="Times New Roman"/>
          <w:sz w:val="24"/>
          <w:szCs w:val="24"/>
          <w:lang w:val="en-GB"/>
        </w:rPr>
        <w:t xml:space="preserve">- </w:t>
      </w:r>
      <w:r w:rsidRPr="00D74E9A" w:rsidR="00FD253B">
        <w:rPr>
          <w:rFonts w:ascii="Times New Roman" w:hAnsi="Times New Roman" w:cs="Times New Roman"/>
          <w:sz w:val="24"/>
          <w:szCs w:val="24"/>
          <w:lang w:val="en-GB"/>
        </w:rPr>
        <w:t xml:space="preserve">was predictive of individual differences in performance after accounting for the (strong) association between participants’ hearing thresholds (pure tone audiometry) and </w:t>
      </w:r>
      <w:proofErr w:type="spellStart"/>
      <w:r w:rsidRPr="00D74E9A" w:rsidR="00FD253B">
        <w:rPr>
          <w:rFonts w:ascii="Times New Roman" w:hAnsi="Times New Roman" w:cs="Times New Roman"/>
          <w:sz w:val="24"/>
          <w:szCs w:val="24"/>
          <w:lang w:val="en-GB"/>
        </w:rPr>
        <w:t>DiN</w:t>
      </w:r>
      <w:proofErr w:type="spellEnd"/>
      <w:r w:rsidRPr="00D74E9A" w:rsidR="00FD253B">
        <w:rPr>
          <w:rFonts w:ascii="Times New Roman" w:hAnsi="Times New Roman" w:cs="Times New Roman"/>
          <w:sz w:val="24"/>
          <w:szCs w:val="24"/>
          <w:lang w:val="en-GB"/>
        </w:rPr>
        <w:t xml:space="preserve"> recognition. Our results </w:t>
      </w:r>
      <w:r w:rsidRPr="00D74E9A" w:rsidR="00DF2524">
        <w:rPr>
          <w:rFonts w:ascii="Times New Roman" w:hAnsi="Times New Roman" w:cs="Times New Roman"/>
          <w:sz w:val="24"/>
          <w:szCs w:val="24"/>
          <w:lang w:val="en-GB"/>
        </w:rPr>
        <w:t>parallel</w:t>
      </w:r>
      <w:r w:rsidRPr="00D74E9A" w:rsidR="00FD253B">
        <w:rPr>
          <w:rFonts w:ascii="Times New Roman" w:hAnsi="Times New Roman" w:cs="Times New Roman"/>
          <w:sz w:val="24"/>
          <w:szCs w:val="24"/>
          <w:lang w:val="en-GB"/>
        </w:rPr>
        <w:t xml:space="preserve"> these findings in that individual differences in spatially-unresolved α power predict performance in </w:t>
      </w:r>
      <w:proofErr w:type="spellStart"/>
      <w:r w:rsidRPr="00D74E9A" w:rsidR="00FD253B">
        <w:rPr>
          <w:rFonts w:ascii="Times New Roman" w:hAnsi="Times New Roman" w:cs="Times New Roman"/>
          <w:sz w:val="24"/>
          <w:szCs w:val="24"/>
          <w:lang w:val="en-GB"/>
        </w:rPr>
        <w:t>DiN</w:t>
      </w:r>
      <w:proofErr w:type="spellEnd"/>
      <w:r w:rsidRPr="00D74E9A" w:rsidR="00FD253B">
        <w:rPr>
          <w:rFonts w:ascii="Times New Roman" w:hAnsi="Times New Roman" w:cs="Times New Roman"/>
          <w:sz w:val="24"/>
          <w:szCs w:val="24"/>
          <w:lang w:val="en-GB"/>
        </w:rPr>
        <w:t xml:space="preserve"> recognition such that higher α is associated with improved performance. Further, this effect is sustained over time, lasting hundreds of milliseconds up to seconds. Given the results </w:t>
      </w:r>
      <w:del w:author="Alexis Hervais-Adelman (aherva)" w:date="2022-09-01T16:29:00Z" w:id="569">
        <w:r w:rsidRPr="00D74E9A" w:rsidDel="00486096" w:rsidR="00FD253B">
          <w:rPr>
            <w:rFonts w:ascii="Times New Roman" w:hAnsi="Times New Roman" w:cs="Times New Roman"/>
            <w:sz w:val="24"/>
            <w:szCs w:val="24"/>
            <w:lang w:val="en-GB"/>
          </w:rPr>
          <w:delText xml:space="preserve">by </w:delText>
        </w:r>
      </w:del>
      <w:ins w:author="Alexis Hervais-Adelman (aherva)" w:date="2022-09-01T16:29:00Z" w:id="570">
        <w:r w:rsidR="00486096">
          <w:rPr>
            <w:rFonts w:ascii="Times New Roman" w:hAnsi="Times New Roman" w:cs="Times New Roman"/>
            <w:sz w:val="24"/>
            <w:szCs w:val="24"/>
            <w:lang w:val="en-GB"/>
          </w:rPr>
          <w:t>reported by</w:t>
        </w:r>
        <w:r w:rsidRPr="00D74E9A" w:rsidR="00486096">
          <w:rPr>
            <w:rFonts w:ascii="Times New Roman" w:hAnsi="Times New Roman" w:cs="Times New Roman"/>
            <w:sz w:val="24"/>
            <w:szCs w:val="24"/>
            <w:lang w:val="en-GB"/>
          </w:rPr>
          <w:t xml:space="preserve"> </w:t>
        </w:r>
      </w:ins>
      <w:proofErr w:type="spellStart"/>
      <w:r w:rsidRPr="00D74E9A" w:rsidR="00FD253B">
        <w:rPr>
          <w:rFonts w:ascii="Times New Roman" w:hAnsi="Times New Roman" w:cs="Times New Roman"/>
          <w:sz w:val="24"/>
          <w:szCs w:val="24"/>
          <w:lang w:val="en-GB"/>
        </w:rPr>
        <w:t>Alhanbali</w:t>
      </w:r>
      <w:proofErr w:type="spellEnd"/>
      <w:r w:rsidRPr="00D74E9A" w:rsidR="00FD253B">
        <w:rPr>
          <w:rFonts w:ascii="Times New Roman" w:hAnsi="Times New Roman" w:cs="Times New Roman"/>
          <w:sz w:val="24"/>
          <w:szCs w:val="24"/>
          <w:lang w:val="en-GB"/>
        </w:rPr>
        <w:t xml:space="preserve"> and colleagues, this effect might not be specific to the processing of noise but may rather reflect general attentional processes</w:t>
      </w:r>
      <w:r w:rsidRPr="00D74E9A">
        <w:rPr>
          <w:rFonts w:ascii="Times New Roman" w:hAnsi="Times New Roman" w:cs="Times New Roman"/>
          <w:sz w:val="24"/>
          <w:szCs w:val="24"/>
          <w:lang w:val="en-GB"/>
        </w:rPr>
        <w:t xml:space="preserve">. </w:t>
      </w:r>
      <w:r w:rsidRPr="00D74E9A" w:rsidR="004C0D3E">
        <w:rPr>
          <w:rFonts w:ascii="Times New Roman" w:hAnsi="Times New Roman" w:cs="Times New Roman"/>
          <w:sz w:val="24"/>
          <w:szCs w:val="24"/>
          <w:lang w:val="en-GB"/>
        </w:rPr>
        <w:t>This interpretation would be in line with a study showing</w:t>
      </w:r>
      <w:r w:rsidRPr="00D74E9A">
        <w:rPr>
          <w:rFonts w:ascii="Times New Roman" w:hAnsi="Times New Roman" w:cs="Times New Roman"/>
          <w:sz w:val="24"/>
          <w:szCs w:val="24"/>
          <w:lang w:val="en-GB"/>
        </w:rPr>
        <w:t xml:space="preserve"> that</w:t>
      </w:r>
      <w:r w:rsidRPr="00D74E9A" w:rsidR="004C0D3E">
        <w:rPr>
          <w:rFonts w:ascii="Times New Roman" w:hAnsi="Times New Roman" w:cs="Times New Roman"/>
          <w:sz w:val="24"/>
          <w:szCs w:val="24"/>
          <w:lang w:val="en-GB"/>
        </w:rPr>
        <w:t>,</w:t>
      </w:r>
      <w:r w:rsidRPr="00D74E9A">
        <w:rPr>
          <w:rFonts w:ascii="Times New Roman" w:hAnsi="Times New Roman" w:cs="Times New Roman"/>
          <w:sz w:val="24"/>
          <w:szCs w:val="24"/>
          <w:lang w:val="en-GB"/>
        </w:rPr>
        <w:t xml:space="preserve"> compared to passive listening,  attentive listening is related to α synchronisation during a </w:t>
      </w:r>
      <w:proofErr w:type="spellStart"/>
      <w:r w:rsidRPr="00D74E9A">
        <w:rPr>
          <w:rFonts w:ascii="Times New Roman" w:hAnsi="Times New Roman" w:cs="Times New Roman"/>
          <w:sz w:val="24"/>
          <w:szCs w:val="24"/>
          <w:lang w:val="en-GB"/>
        </w:rPr>
        <w:t>DiN</w:t>
      </w:r>
      <w:proofErr w:type="spellEnd"/>
      <w:r w:rsidRPr="00D74E9A">
        <w:rPr>
          <w:rFonts w:ascii="Times New Roman" w:hAnsi="Times New Roman" w:cs="Times New Roman"/>
          <w:sz w:val="24"/>
          <w:szCs w:val="24"/>
          <w:lang w:val="en-GB"/>
        </w:rPr>
        <w:t xml:space="preserve"> recognition task</w:t>
      </w:r>
      <w:r w:rsidR="00B13303">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{"citationItems":[{"id":"ITEM-1","itemData":{"DOI":"10.3389/fnhum.2017.00088","ISSN":"16625161","abstract":"Previous work has shown that brain oscillations, particularly alpha rhythms (8-12 Hz) play important roles in sensory processes involving working memory and attention. In recent years, the role of cognition (working memory and attention) has been increasingly appreciated in speech in noise perception. However, no previous study has examined brain oscillations during performance of a continuous speech perception test. The aim of this study was to measure cortical alpha rhythms during attentive listening in a commonly used speech in noise task (digits-in-noise, DiN) to better understand the neural processes associated with “top-down” cognitive processing in adverse listening environments. We recruited 14 normal hearing young adults. DiN speech reception threshold (SRT) was measured in an initial behavioral experiment. EEG activity was then collected (i) while performing the DiN near SRT, and (ii) while attending to a silent, close-caption video during presentation of identical digit stimuli that the participant was instructed to ignore. Three main results were obtained: (1) during attentive (‘active’) listening to the DiN, a number of distinct neural oscillations were observed (mainly alpha with some beta; 15-30 Hz). No stimulus induced oscillations were observed during attention to the video (‘passive’ listening); (2) overall, alpha event-related synchronization (ERS) of central/parietal sources were observed during active listening when data were grand averaged across all participants. In some participants, a smaller magnitude alpha event-related desynchronization (ERD), originating in temporal regions, was observed; (3) when individual EEG trials were sorted according to correct and incorrect digit identification, the temporal alpha ERD was consistently greater on correctly identified trials. No such consistency was observed with the central/parietal alpha ERS. These data demonstrate that changes in alpha activity are specific to listening conditions. To our knowledge, this is the first report that shows almost no brain oscillatory changes during a passive task compared to an active task in any sensory modality. Temporal alpha ERD was related to correct digit identification.","author":[{"dropping-particle":"","family":"Dimitrijevic","given":"Andrew","non-dropping-particle":"","parse-names":false,"suffix":""},{"dropping-particle":"","family":"Smith","given":"Michael L.","non-dropping-particle":"","parse-names":false,"suffix":""},{"dropping-particle":"","family":"Kadis","given":"Darren S.","non-dropping-particle":"","parse-names":false,"suffix":""},{"dropping-particle":"","family":"Moore","given":"David R.","non-dropping-particle":"","parse-names":false,"suffix":""}],"container-title":"Frontiers in Human Neuroscience","id":"ITEM-1","issue":"February","issued":{"date-parts":[["2017"]]},"page":"1-10","title":"Cortical alpha oscillations predict speech intelligibility","type":"article-journal","volume":"11"},"uris":["http://www.mendeley.com/documents/?uuid=a0c5a1d3-e1ff-4997-8f7a-525c427db86f"]}],"mendeley":{"formattedCitation":"(Dimitrijevic et al., 2017)","plainTextFormattedCitation":"(Dimitrijevic et al., 2017)","previouslyFormattedCitation":"(Dimitrijevic et al., 2017)"},"properties":{"noteIndex":0},"schema":"https://github.com/citation-style-language/schema/raw/master/csl-citation.json"}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(Dimitrijevic et al., 2017)</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xml:space="preserve">. </w:t>
      </w:r>
      <w:r w:rsidRPr="00D74E9A" w:rsidR="00C978EB">
        <w:rPr>
          <w:rFonts w:ascii="Times New Roman" w:hAnsi="Times New Roman" w:cs="Times New Roman"/>
          <w:sz w:val="24"/>
          <w:szCs w:val="24"/>
          <w:lang w:val="en-GB"/>
        </w:rPr>
        <w:t>Nevertheless, w</w:t>
      </w:r>
      <w:r w:rsidRPr="00D74E9A" w:rsidR="00A86142">
        <w:rPr>
          <w:rFonts w:ascii="Times New Roman" w:hAnsi="Times New Roman" w:cs="Times New Roman"/>
          <w:sz w:val="24"/>
          <w:szCs w:val="24"/>
          <w:lang w:val="en-GB"/>
        </w:rPr>
        <w:t>hile at this coarse and spatially unresolved level, our results are in line with these previous observations, by taking into account individual differences in performance and in the expression of α power, our study adds a whole new perspective to the role of α power: if at low SNRs it is beneficial, at high SNRs the functional benefit flips and becomes detrimental to performance.</w:t>
      </w:r>
    </w:p>
    <w:p w:rsidRPr="00D74E9A" w:rsidR="00063ED3" w:rsidP="00D74E9A" w:rsidRDefault="00E11361" w14:paraId="28ACF69E" w14:textId="5F16251C">
      <w:pPr>
        <w:spacing w:after="120" w:line="480" w:lineRule="auto"/>
        <w:ind w:right="4"/>
        <w:jc w:val="both"/>
        <w:rPr>
          <w:rFonts w:ascii="Times New Roman" w:hAnsi="Times New Roman" w:cs="Times New Roman"/>
          <w:color w:val="FF0000"/>
          <w:sz w:val="24"/>
          <w:szCs w:val="24"/>
          <w:lang w:val="en-GB"/>
        </w:rPr>
      </w:pPr>
      <w:r w:rsidRPr="00D74E9A">
        <w:rPr>
          <w:rFonts w:ascii="Times New Roman" w:hAnsi="Times New Roman" w:cs="Times New Roman"/>
          <w:sz w:val="24"/>
          <w:szCs w:val="24"/>
          <w:lang w:val="en-GB"/>
        </w:rPr>
        <w:t>T</w:t>
      </w:r>
      <w:r w:rsidRPr="00D74E9A" w:rsidR="00781180">
        <w:rPr>
          <w:rFonts w:ascii="Times New Roman" w:hAnsi="Times New Roman" w:cs="Times New Roman"/>
          <w:sz w:val="24"/>
          <w:szCs w:val="24"/>
          <w:lang w:val="en-GB"/>
        </w:rPr>
        <w:t>h</w:t>
      </w:r>
      <w:r w:rsidRPr="00D74E9A">
        <w:rPr>
          <w:rFonts w:ascii="Times New Roman" w:hAnsi="Times New Roman" w:cs="Times New Roman"/>
          <w:sz w:val="24"/>
          <w:szCs w:val="24"/>
          <w:lang w:val="en-GB"/>
        </w:rPr>
        <w:t>e effect of</w:t>
      </w:r>
      <w:r w:rsidRPr="00D74E9A" w:rsidR="00781180">
        <w:rPr>
          <w:rFonts w:ascii="Times New Roman" w:hAnsi="Times New Roman" w:cs="Times New Roman"/>
          <w:sz w:val="24"/>
          <w:szCs w:val="24"/>
          <w:lang w:val="en-GB"/>
        </w:rPr>
        <w:t xml:space="preserve"> within-subject trial-to-trial </w:t>
      </w:r>
      <w:r w:rsidRPr="00D74E9A" w:rsidR="008D350B">
        <w:rPr>
          <w:rFonts w:ascii="Times New Roman" w:hAnsi="Times New Roman" w:cs="Times New Roman"/>
          <w:sz w:val="24"/>
          <w:szCs w:val="24"/>
          <w:lang w:val="en-GB"/>
        </w:rPr>
        <w:t xml:space="preserve">α power </w:t>
      </w:r>
      <w:r w:rsidRPr="00D74E9A">
        <w:rPr>
          <w:rFonts w:ascii="Times New Roman" w:hAnsi="Times New Roman" w:cs="Times New Roman"/>
          <w:sz w:val="24"/>
          <w:szCs w:val="24"/>
          <w:lang w:val="en-GB"/>
        </w:rPr>
        <w:t xml:space="preserve">on comprehension was observed </w:t>
      </w:r>
      <w:r w:rsidRPr="00D74E9A" w:rsidR="008D350B">
        <w:rPr>
          <w:rFonts w:ascii="Times New Roman" w:hAnsi="Times New Roman" w:cs="Times New Roman"/>
          <w:sz w:val="24"/>
          <w:szCs w:val="24"/>
          <w:lang w:val="en-GB"/>
        </w:rPr>
        <w:t>in left-lateralised</w:t>
      </w:r>
      <w:r w:rsidRPr="00D74E9A" w:rsidR="00C1018D">
        <w:rPr>
          <w:rFonts w:ascii="Times New Roman" w:hAnsi="Times New Roman" w:cs="Times New Roman"/>
          <w:sz w:val="24"/>
          <w:szCs w:val="24"/>
          <w:lang w:val="en-GB"/>
        </w:rPr>
        <w:t xml:space="preserve"> posterior</w:t>
      </w:r>
      <w:r w:rsidRPr="00D74E9A" w:rsidR="008D350B">
        <w:rPr>
          <w:rFonts w:ascii="Times New Roman" w:hAnsi="Times New Roman" w:cs="Times New Roman"/>
          <w:sz w:val="24"/>
          <w:szCs w:val="24"/>
          <w:lang w:val="en-GB"/>
        </w:rPr>
        <w:t xml:space="preserve"> temporal cortical regions </w:t>
      </w:r>
      <w:r w:rsidRPr="00D74E9A" w:rsidR="009A21C6">
        <w:rPr>
          <w:rFonts w:ascii="Times New Roman" w:hAnsi="Times New Roman" w:cs="Times New Roman"/>
          <w:sz w:val="24"/>
          <w:szCs w:val="24"/>
          <w:lang w:val="en-GB"/>
        </w:rPr>
        <w:t xml:space="preserve">crucial </w:t>
      </w:r>
      <w:r w:rsidRPr="00D74E9A" w:rsidR="008D350B">
        <w:rPr>
          <w:rFonts w:ascii="Times New Roman" w:hAnsi="Times New Roman" w:cs="Times New Roman"/>
          <w:sz w:val="24"/>
          <w:szCs w:val="24"/>
          <w:lang w:val="en-GB"/>
        </w:rPr>
        <w:t xml:space="preserve">to auditory </w:t>
      </w:r>
      <w:r w:rsidRPr="00D74E9A" w:rsidR="009A21C6">
        <w:rPr>
          <w:rFonts w:ascii="Times New Roman" w:hAnsi="Times New Roman" w:cs="Times New Roman"/>
          <w:sz w:val="24"/>
          <w:szCs w:val="24"/>
          <w:lang w:val="en-GB"/>
        </w:rPr>
        <w:t xml:space="preserve">processing </w:t>
      </w:r>
      <w:r w:rsidRPr="00D74E9A" w:rsidR="008D350B">
        <w:rPr>
          <w:rFonts w:ascii="Times New Roman" w:hAnsi="Times New Roman" w:cs="Times New Roman"/>
          <w:sz w:val="24"/>
          <w:szCs w:val="24"/>
          <w:lang w:val="en-GB"/>
        </w:rPr>
        <w:t xml:space="preserve">and speech perception. </w:t>
      </w:r>
      <w:r w:rsidRPr="00D74E9A" w:rsidR="003705CD">
        <w:rPr>
          <w:rFonts w:ascii="Times New Roman" w:hAnsi="Times New Roman" w:cs="Times New Roman"/>
          <w:sz w:val="24"/>
          <w:szCs w:val="24"/>
          <w:lang w:val="en-GB"/>
        </w:rPr>
        <w:t>These regions include the posterior superior temporal gyrus, involved in the earliest stages of cortical speech processing (spectrotemporal analysis), and the posterior superior temporal sulcus</w:t>
      </w:r>
      <w:r w:rsidRPr="00D74E9A" w:rsidR="002D0C7B">
        <w:rPr>
          <w:rFonts w:ascii="Times New Roman" w:hAnsi="Times New Roman" w:cs="Times New Roman"/>
          <w:sz w:val="24"/>
          <w:szCs w:val="24"/>
          <w:lang w:val="en-GB"/>
        </w:rPr>
        <w:t xml:space="preserve"> (</w:t>
      </w:r>
      <w:proofErr w:type="spellStart"/>
      <w:r w:rsidRPr="00D74E9A" w:rsidR="002D0C7B">
        <w:rPr>
          <w:rFonts w:ascii="Times New Roman" w:hAnsi="Times New Roman" w:cs="Times New Roman"/>
          <w:sz w:val="24"/>
          <w:szCs w:val="24"/>
          <w:lang w:val="en-GB"/>
        </w:rPr>
        <w:t>pSTS</w:t>
      </w:r>
      <w:proofErr w:type="spellEnd"/>
      <w:r w:rsidRPr="00D74E9A" w:rsidR="002D0C7B">
        <w:rPr>
          <w:rFonts w:ascii="Times New Roman" w:hAnsi="Times New Roman" w:cs="Times New Roman"/>
          <w:sz w:val="24"/>
          <w:szCs w:val="24"/>
          <w:lang w:val="en-GB"/>
        </w:rPr>
        <w:t>)</w:t>
      </w:r>
      <w:r w:rsidRPr="00D74E9A" w:rsidR="003705CD">
        <w:rPr>
          <w:rFonts w:ascii="Times New Roman" w:hAnsi="Times New Roman" w:cs="Times New Roman"/>
          <w:sz w:val="24"/>
          <w:szCs w:val="24"/>
          <w:lang w:val="en-GB"/>
        </w:rPr>
        <w:t>, involved in phonological processing. However,</w:t>
      </w:r>
      <w:r w:rsidRPr="00D74E9A" w:rsidR="008D350B">
        <w:rPr>
          <w:rFonts w:ascii="Times New Roman" w:hAnsi="Times New Roman" w:cs="Times New Roman"/>
          <w:sz w:val="24"/>
          <w:szCs w:val="24"/>
          <w:lang w:val="en-GB"/>
        </w:rPr>
        <w:t xml:space="preserve"> the peak effect was </w:t>
      </w:r>
      <w:r w:rsidRPr="00D74E9A" w:rsidR="006268CE">
        <w:rPr>
          <w:rFonts w:ascii="Times New Roman" w:hAnsi="Times New Roman" w:cs="Times New Roman"/>
          <w:sz w:val="24"/>
          <w:szCs w:val="24"/>
          <w:lang w:val="en-GB"/>
        </w:rPr>
        <w:t>found</w:t>
      </w:r>
      <w:r w:rsidRPr="00D74E9A" w:rsidR="008D350B">
        <w:rPr>
          <w:rFonts w:ascii="Times New Roman" w:hAnsi="Times New Roman" w:cs="Times New Roman"/>
          <w:sz w:val="24"/>
          <w:szCs w:val="24"/>
          <w:lang w:val="en-GB"/>
        </w:rPr>
        <w:t xml:space="preserve"> in the left posterior middle temporal gyrus (</w:t>
      </w:r>
      <w:r w:rsidRPr="00D74E9A" w:rsidR="006268CE">
        <w:rPr>
          <w:rFonts w:ascii="Times New Roman" w:hAnsi="Times New Roman" w:cs="Times New Roman"/>
          <w:sz w:val="24"/>
          <w:szCs w:val="24"/>
          <w:lang w:val="en-GB"/>
        </w:rPr>
        <w:t>p</w:t>
      </w:r>
      <w:r w:rsidRPr="00D74E9A" w:rsidR="008D350B">
        <w:rPr>
          <w:rFonts w:ascii="Times New Roman" w:hAnsi="Times New Roman" w:cs="Times New Roman"/>
          <w:sz w:val="24"/>
          <w:szCs w:val="24"/>
          <w:lang w:val="en-GB"/>
        </w:rPr>
        <w:t>MTG)</w:t>
      </w:r>
      <w:r w:rsidRPr="00D74E9A" w:rsidR="00556435">
        <w:rPr>
          <w:rFonts w:ascii="Times New Roman" w:hAnsi="Times New Roman" w:cs="Times New Roman"/>
          <w:sz w:val="24"/>
          <w:szCs w:val="24"/>
          <w:lang w:val="en-GB"/>
        </w:rPr>
        <w:t xml:space="preserve"> between 150ms and 100ms </w:t>
      </w:r>
      <w:r w:rsidRPr="00D74E9A" w:rsidR="006268CE">
        <w:rPr>
          <w:rFonts w:ascii="Times New Roman" w:hAnsi="Times New Roman" w:cs="Times New Roman"/>
          <w:sz w:val="24"/>
          <w:szCs w:val="24"/>
          <w:lang w:val="en-GB"/>
        </w:rPr>
        <w:t>preceding</w:t>
      </w:r>
      <w:r w:rsidRPr="00D74E9A" w:rsidR="00556435">
        <w:rPr>
          <w:rFonts w:ascii="Times New Roman" w:hAnsi="Times New Roman" w:cs="Times New Roman"/>
          <w:sz w:val="24"/>
          <w:szCs w:val="24"/>
          <w:lang w:val="en-GB"/>
        </w:rPr>
        <w:t xml:space="preserve"> target onset</w:t>
      </w:r>
      <w:r w:rsidRPr="00D74E9A" w:rsidR="008D350B">
        <w:rPr>
          <w:rFonts w:ascii="Times New Roman" w:hAnsi="Times New Roman" w:cs="Times New Roman"/>
          <w:sz w:val="24"/>
          <w:szCs w:val="24"/>
          <w:lang w:val="en-GB"/>
        </w:rPr>
        <w:t>. According to the ‘dual-stream model’ of speech processing</w:t>
      </w:r>
      <w:r w:rsidR="00B13303">
        <w:rPr>
          <w:rFonts w:ascii="Times New Roman" w:hAnsi="Times New Roman" w:cs="Times New Roman"/>
          <w:sz w:val="24"/>
          <w:szCs w:val="24"/>
          <w:lang w:val="en-GB"/>
        </w:rPr>
        <w:t xml:space="preserve"> </w:t>
      </w:r>
      <w:r w:rsidRPr="00D74E9A" w:rsidR="008D350B">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10.7554/eLife.14521","ISBN":"2050-084X","ISSN":"2050084X","PMID":"27146891","author":[{"dropping-particle":"","family":"Hickok","given":"Gregory","non-dropping-particle":"","parse-names":false,"suffix":""},{"dropping-particle":"","family":"Poeppel","given":"David","non-dropping-particle":"","parse-names":false,"suffix":""}],"container-title":"Nat Rev Neurosci","id":"ITEM-1","issue":"393","issued":{"date-parts":[["2007"]]},"page":"393-402","title":"The cortical organization of speech processing","type":"article-journal","volume":"8"},"uris":["http://www.mendeley.com/documents/?uuid=1f752df3-2fa1-4dbd-95c4-edc258b15c74"]}],"mendeley":{"formattedCitation":"(Hickok &amp; Poeppel, 2007)","plainTextFormattedCitation":"(Hickok &amp; Poeppel, 2007)","previouslyFormattedCitation":"(Hickok &amp; Poeppel, 2007)"},"properties":{"noteIndex":0},"schema":"https://github.com/citation-style-language/schema/raw/master/csl-citation.json"}</w:instrText>
      </w:r>
      <w:r w:rsidRPr="00D74E9A" w:rsidR="008D350B">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(Hickok &amp; Poeppel, 2007)</w:t>
      </w:r>
      <w:r w:rsidRPr="00D74E9A" w:rsidR="008D350B">
        <w:rPr>
          <w:rFonts w:ascii="Times New Roman" w:hAnsi="Times New Roman" w:cs="Times New Roman"/>
          <w:sz w:val="24"/>
          <w:szCs w:val="24"/>
          <w:lang w:val="en-GB"/>
        </w:rPr>
        <w:fldChar w:fldCharType="end"/>
      </w:r>
      <w:r w:rsidRPr="00D74E9A" w:rsidR="008D350B">
        <w:rPr>
          <w:rFonts w:ascii="Times New Roman" w:hAnsi="Times New Roman" w:cs="Times New Roman"/>
          <w:sz w:val="24"/>
          <w:szCs w:val="24"/>
          <w:lang w:val="en-GB"/>
        </w:rPr>
        <w:t xml:space="preserve">, </w:t>
      </w:r>
      <w:r w:rsidRPr="00D74E9A" w:rsidR="006268CE">
        <w:rPr>
          <w:rFonts w:ascii="Times New Roman" w:hAnsi="Times New Roman" w:cs="Times New Roman"/>
          <w:sz w:val="24"/>
          <w:szCs w:val="24"/>
          <w:lang w:val="en-GB"/>
        </w:rPr>
        <w:t>the pMTG</w:t>
      </w:r>
      <w:r w:rsidRPr="00D74E9A" w:rsidR="002D0C7B">
        <w:rPr>
          <w:rFonts w:ascii="Times New Roman" w:hAnsi="Times New Roman" w:cs="Times New Roman"/>
          <w:sz w:val="24"/>
          <w:szCs w:val="24"/>
          <w:lang w:val="en-GB"/>
        </w:rPr>
        <w:t xml:space="preserve">, receiving input from the </w:t>
      </w:r>
      <w:proofErr w:type="spellStart"/>
      <w:r w:rsidRPr="00D74E9A" w:rsidR="002D0C7B">
        <w:rPr>
          <w:rFonts w:ascii="Times New Roman" w:hAnsi="Times New Roman" w:cs="Times New Roman"/>
          <w:sz w:val="24"/>
          <w:szCs w:val="24"/>
          <w:lang w:val="en-GB"/>
        </w:rPr>
        <w:t>pSTS</w:t>
      </w:r>
      <w:proofErr w:type="spellEnd"/>
      <w:r w:rsidRPr="00D74E9A" w:rsidR="002D0C7B">
        <w:rPr>
          <w:rFonts w:ascii="Times New Roman" w:hAnsi="Times New Roman" w:cs="Times New Roman"/>
          <w:sz w:val="24"/>
          <w:szCs w:val="24"/>
          <w:lang w:val="en-GB"/>
        </w:rPr>
        <w:t>,</w:t>
      </w:r>
      <w:r w:rsidRPr="00D74E9A" w:rsidR="006268CE">
        <w:rPr>
          <w:rFonts w:ascii="Times New Roman" w:hAnsi="Times New Roman" w:cs="Times New Roman"/>
          <w:sz w:val="24"/>
          <w:szCs w:val="24"/>
          <w:lang w:val="en-GB"/>
        </w:rPr>
        <w:t xml:space="preserve"> is involved in lexical access, or the mapping from sounds </w:t>
      </w:r>
      <w:r w:rsidRPr="00D74E9A" w:rsidR="006268CE">
        <w:rPr>
          <w:rFonts w:ascii="Times New Roman" w:hAnsi="Times New Roman" w:cs="Times New Roman"/>
          <w:sz w:val="24"/>
          <w:szCs w:val="24"/>
          <w:lang w:val="en-GB"/>
        </w:rPr>
        <w:lastRenderedPageBreak/>
        <w:t>(phonological representations) to interpretable (semantic) representations.</w:t>
      </w:r>
      <w:r w:rsidRPr="00D74E9A" w:rsidR="002D0C7B">
        <w:rPr>
          <w:rFonts w:ascii="Times New Roman" w:hAnsi="Times New Roman" w:cs="Times New Roman"/>
          <w:sz w:val="24"/>
          <w:szCs w:val="24"/>
          <w:lang w:val="en-GB"/>
        </w:rPr>
        <w:t xml:space="preserve"> </w:t>
      </w:r>
      <w:r w:rsidRPr="00D74E9A" w:rsidR="008C7D95">
        <w:rPr>
          <w:rFonts w:ascii="Times New Roman" w:hAnsi="Times New Roman" w:cs="Times New Roman"/>
          <w:sz w:val="24"/>
          <w:szCs w:val="24"/>
          <w:lang w:val="en-GB"/>
        </w:rPr>
        <w:t>Collectively</w:t>
      </w:r>
      <w:r w:rsidRPr="00D74E9A" w:rsidR="000A33EF">
        <w:rPr>
          <w:rFonts w:ascii="Times New Roman" w:hAnsi="Times New Roman" w:cs="Times New Roman"/>
          <w:sz w:val="24"/>
          <w:szCs w:val="24"/>
          <w:lang w:val="en-GB"/>
        </w:rPr>
        <w:t xml:space="preserve">, these regions are responsible for the cascade of processes from the encoding of speech sounds to semantic access. </w:t>
      </w:r>
      <w:r w:rsidRPr="00D74E9A" w:rsidR="008D350B">
        <w:rPr>
          <w:rFonts w:ascii="Times New Roman" w:hAnsi="Times New Roman" w:cs="Times New Roman"/>
          <w:sz w:val="24"/>
          <w:szCs w:val="24"/>
          <w:lang w:val="en-GB"/>
        </w:rPr>
        <w:t xml:space="preserve">Fluctuations of α power over time may thus represent variability in a brain state that reflects changes in sensitivity to the set of </w:t>
      </w:r>
      <w:r w:rsidRPr="00D74E9A" w:rsidR="0012027C">
        <w:rPr>
          <w:rFonts w:ascii="Times New Roman" w:hAnsi="Times New Roman" w:cs="Times New Roman"/>
          <w:sz w:val="24"/>
          <w:szCs w:val="24"/>
          <w:lang w:val="en-GB"/>
        </w:rPr>
        <w:t xml:space="preserve">conceptually simpler (spectral) to more complex (spectrotemporal modulation) </w:t>
      </w:r>
      <w:r w:rsidRPr="00D74E9A" w:rsidR="00DA2CE6">
        <w:rPr>
          <w:rFonts w:ascii="Times New Roman" w:hAnsi="Times New Roman" w:cs="Times New Roman"/>
          <w:sz w:val="24"/>
          <w:szCs w:val="24"/>
          <w:lang w:val="en-GB"/>
        </w:rPr>
        <w:t>features of speech</w:t>
      </w:r>
      <w:r w:rsidRPr="00D74E9A" w:rsidR="00ED7CC6">
        <w:rPr>
          <w:rFonts w:ascii="Times New Roman" w:hAnsi="Times New Roman" w:cs="Times New Roman"/>
          <w:sz w:val="24"/>
          <w:szCs w:val="24"/>
          <w:lang w:val="en-GB"/>
        </w:rPr>
        <w:t xml:space="preserve"> that constitute the basis for auditory object formation, referred to as “channels of auditory information” by</w:t>
      </w:r>
      <w:r w:rsidRPr="00D74E9A" w:rsidR="00483C4B">
        <w:rPr>
          <w:rFonts w:ascii="Times New Roman" w:hAnsi="Times New Roman" w:cs="Times New Roman"/>
          <w:sz w:val="24"/>
          <w:szCs w:val="24"/>
          <w:lang w:val="en-GB"/>
        </w:rPr>
        <w:t xml:space="preserve"> </w:t>
      </w:r>
      <w:r w:rsidRPr="00D74E9A" w:rsidR="00483C4B">
        <w:rPr>
          <w:rFonts w:ascii="Times New Roman" w:hAnsi="Times New Roman" w:cs="Times New Roman"/>
          <w:i/>
          <w:sz w:val="24"/>
          <w:szCs w:val="24"/>
          <w:lang w:val="en-GB"/>
        </w:rPr>
        <w:fldChar w:fldCharType="begin" w:fldLock="1"/>
      </w:r>
      <w:r w:rsidR="00FE43C0">
        <w:rPr>
          <w:rFonts w:ascii="Times New Roman" w:hAnsi="Times New Roman" w:cs="Times New Roman"/>
          <w:i/>
          <w:sz w:val="24"/>
          <w:szCs w:val="24"/>
          <w:lang w:val="en-GB"/>
        </w:rPr>
        <w:instrText>ADDIN CSL_CITATION {"citationItems":[{"id":"ITEM-1","itemData":{"DOI":"10.3389/fnhum.2014.00350","ISSN":"16625161","abstract":"Listening to speech is often demanding because of signal degradations and the presence of distracting sounds (i.e., \"noise\"). The question how the brain achieves the task of extracting only relevant information from the mixture of sounds reaching the ear (i.e., \"cocktail party problem\") is still open. In analogy to recent findings in vision, we propose cortical alpha (~10 Hz) oscillations measurable using M/EEG as a pivotal mechanism to selectively inhibit the processing of noise to improve auditory selective attention to task-relevant signals. We review initial evidence of enhanced alpha activity in selective listening tasks, suggesting a significant role of alpha-modulated noise suppression in speech. We discuss the importance of dissociating between noise interference in the auditory periphery (i.e., energetic masking) and noise interference with more central cognitive aspects of speech processing (i.e., informational masking). Finally, we point out the adverse effects of age-related hearing loss and/or cognitive decline on auditory selective inhibition. With this perspective article, we set the stage for future studies on the inhibitory role of alpha oscillations for speech processing in challenging listening situations. © 2014 Strauß, Wöstmann and Obleser.","author":[{"dropping-particle":"","family":"Strauß","given":"Antje","non-dropping-particle":"","parse-names":false,"suffix":""},{"dropping-particle":"","family":"Wöstmann","given":"Malte","non-dropping-particle":"","parse-names":false,"suffix":""},{"dropping-particle":"","family":"Obleser","given":"Jonas","non-dropping-particle":"","parse-names":false,"suffix":""}],"container-title":"Frontiers in Human Neuroscience","id":"ITEM-1","issue":"MAY","issued":{"date-parts":[["2014"]]},"page":"1-7","title":"Cortical alpha oscillations as a tool for auditory selective inhibition","type":"article-journal","volume":"8"},"uris":["http://www.mendeley.com/documents/?uuid=79d71239-ebf9-4160-a2db-f0db0a29545c"]}],"mendeley":{"formattedCitation":"(Strauß et al., 2014)","manualFormatting":"Strauß, Wöstmann, &amp; Obleser (2014)","plainTextFormattedCitation":"(Strauß et al., 2014)","previouslyFormattedCitation":"(Strauß et al., 2014)"},"properties":{"noteIndex":0},"schema":"https://github.com/citation-style-language/schema/raw/master/csl-citation.json"}</w:instrText>
      </w:r>
      <w:r w:rsidRPr="00D74E9A" w:rsidR="00483C4B">
        <w:rPr>
          <w:rFonts w:ascii="Times New Roman" w:hAnsi="Times New Roman" w:cs="Times New Roman"/>
          <w:i/>
          <w:sz w:val="24"/>
          <w:szCs w:val="24"/>
          <w:lang w:val="en-GB"/>
        </w:rPr>
        <w:fldChar w:fldCharType="separate"/>
      </w:r>
      <w:r w:rsidRPr="00FE43C0" w:rsidR="00FE43C0">
        <w:rPr>
          <w:rFonts w:ascii="Times New Roman" w:hAnsi="Times New Roman" w:cs="Times New Roman"/>
          <w:noProof/>
          <w:sz w:val="24"/>
          <w:szCs w:val="24"/>
          <w:lang w:val="en-GB"/>
        </w:rPr>
        <w:t>Strauß</w:t>
      </w:r>
      <w:r w:rsidR="00FE43C0">
        <w:rPr>
          <w:rFonts w:ascii="Times New Roman" w:hAnsi="Times New Roman" w:cs="Times New Roman"/>
          <w:noProof/>
          <w:sz w:val="24"/>
          <w:szCs w:val="24"/>
          <w:lang w:val="en-GB"/>
        </w:rPr>
        <w:t xml:space="preserve">, </w:t>
      </w:r>
      <w:r w:rsidRPr="00D74E9A" w:rsidR="00FE43C0">
        <w:rPr>
          <w:rFonts w:ascii="Times New Roman" w:hAnsi="Times New Roman" w:cs="Times New Roman"/>
          <w:noProof/>
          <w:sz w:val="24"/>
          <w:szCs w:val="24"/>
          <w:lang w:val="en-GB"/>
        </w:rPr>
        <w:t>Wöstmann, &amp; Obleser</w:t>
      </w:r>
      <w:r w:rsidRPr="00FE43C0" w:rsidR="00FE43C0">
        <w:rPr>
          <w:rFonts w:ascii="Times New Roman" w:hAnsi="Times New Roman" w:cs="Times New Roman"/>
          <w:noProof/>
          <w:sz w:val="24"/>
          <w:szCs w:val="24"/>
          <w:lang w:val="en-GB"/>
        </w:rPr>
        <w:t xml:space="preserve"> </w:t>
      </w:r>
      <w:r w:rsidR="00FE43C0">
        <w:rPr>
          <w:rFonts w:ascii="Times New Roman" w:hAnsi="Times New Roman" w:cs="Times New Roman"/>
          <w:noProof/>
          <w:sz w:val="24"/>
          <w:szCs w:val="24"/>
          <w:lang w:val="en-GB"/>
        </w:rPr>
        <w:t>(</w:t>
      </w:r>
      <w:r w:rsidRPr="00FE43C0" w:rsidR="00FE43C0">
        <w:rPr>
          <w:rFonts w:ascii="Times New Roman" w:hAnsi="Times New Roman" w:cs="Times New Roman"/>
          <w:noProof/>
          <w:sz w:val="24"/>
          <w:szCs w:val="24"/>
          <w:lang w:val="en-GB"/>
        </w:rPr>
        <w:t>2014)</w:t>
      </w:r>
      <w:r w:rsidRPr="00D74E9A" w:rsidR="00483C4B">
        <w:rPr>
          <w:rFonts w:ascii="Times New Roman" w:hAnsi="Times New Roman" w:cs="Times New Roman"/>
          <w:i/>
          <w:sz w:val="24"/>
          <w:szCs w:val="24"/>
          <w:lang w:val="en-GB"/>
        </w:rPr>
        <w:fldChar w:fldCharType="end"/>
      </w:r>
      <w:r w:rsidRPr="00D74E9A" w:rsidR="00483C4B">
        <w:rPr>
          <w:rFonts w:ascii="Times New Roman" w:hAnsi="Times New Roman" w:cs="Times New Roman"/>
          <w:i/>
          <w:sz w:val="24"/>
          <w:szCs w:val="24"/>
          <w:lang w:val="en-GB"/>
        </w:rPr>
        <w:t xml:space="preserve">. </w:t>
      </w:r>
      <w:r w:rsidRPr="00D74E9A" w:rsidR="00063ED3">
        <w:rPr>
          <w:rFonts w:ascii="Times New Roman" w:hAnsi="Times New Roman" w:cs="Times New Roman"/>
          <w:sz w:val="24"/>
          <w:szCs w:val="24"/>
          <w:lang w:val="en-GB"/>
        </w:rPr>
        <w:t xml:space="preserve">Some of the features that channels are sensitive to, particularly frequency content, are common between speech-shaped noise (SSN) and speech. Instead, spectrotemporal features such as coherent spectral changes in various frequency bands over time are typical of the phonological content of speech and are not found in SSN. </w:t>
      </w:r>
      <w:r w:rsidRPr="00D74E9A" w:rsidR="00C330BD">
        <w:rPr>
          <w:rFonts w:ascii="Times New Roman" w:hAnsi="Times New Roman" w:cs="Times New Roman"/>
          <w:sz w:val="24"/>
          <w:szCs w:val="24"/>
          <w:lang w:val="en-GB"/>
        </w:rPr>
        <w:t>The model by</w:t>
      </w:r>
      <w:r w:rsidRPr="00D74E9A" w:rsidR="00C330BD">
        <w:rPr>
          <w:rFonts w:ascii="Times New Roman" w:hAnsi="Times New Roman" w:cs="Times New Roman"/>
          <w:noProof/>
          <w:sz w:val="24"/>
          <w:szCs w:val="24"/>
          <w:lang w:val="en-GB"/>
        </w:rPr>
        <w:t xml:space="preserve"> Strauß and colleagues</w:t>
      </w:r>
      <w:r w:rsidRPr="00D74E9A" w:rsidR="00C330BD">
        <w:rPr>
          <w:rFonts w:ascii="Times New Roman" w:hAnsi="Times New Roman" w:cs="Times New Roman"/>
          <w:sz w:val="24"/>
          <w:szCs w:val="24"/>
          <w:lang w:val="en-GB"/>
        </w:rPr>
        <w:t xml:space="preserve"> suggests that features of noise and speech are processed as much as possible in separate processing channels. </w:t>
      </w:r>
      <w:r w:rsidRPr="00D74E9A" w:rsidR="00063ED3">
        <w:rPr>
          <w:rFonts w:ascii="Times New Roman" w:hAnsi="Times New Roman" w:cs="Times New Roman"/>
          <w:sz w:val="24"/>
          <w:szCs w:val="24"/>
          <w:lang w:val="en-GB"/>
        </w:rPr>
        <w:t>However, the</w:t>
      </w:r>
      <w:r w:rsidRPr="00D74E9A" w:rsidR="00C330BD">
        <w:rPr>
          <w:rFonts w:ascii="Times New Roman" w:hAnsi="Times New Roman" w:cs="Times New Roman"/>
          <w:sz w:val="24"/>
          <w:szCs w:val="24"/>
          <w:lang w:val="en-GB"/>
        </w:rPr>
        <w:t xml:space="preserve"> feature</w:t>
      </w:r>
      <w:r w:rsidRPr="00D74E9A" w:rsidR="00063ED3">
        <w:rPr>
          <w:rFonts w:ascii="Times New Roman" w:hAnsi="Times New Roman" w:cs="Times New Roman"/>
          <w:sz w:val="24"/>
          <w:szCs w:val="24"/>
          <w:lang w:val="en-GB"/>
        </w:rPr>
        <w:t xml:space="preserve">s cannot be easily separated at the low SNRs used in this study. Therefore, one attempted solution is to pre-emptively suppress all the channels in which there is noise. </w:t>
      </w:r>
    </w:p>
    <w:p w:rsidR="00440099" w:rsidP="00D74E9A" w:rsidRDefault="00063ED3" w14:paraId="017781C7" w14:textId="77777777">
      <w:pPr>
        <w:spacing w:after="120" w:line="480" w:lineRule="auto"/>
        <w:ind w:right="4"/>
        <w:jc w:val="both"/>
        <w:rPr>
          <w:ins w:author="Houwelin2" w:date="2022-08-29T17:15:00Z" w:id="571"/>
          <w:rFonts w:ascii="Times New Roman" w:hAnsi="Times New Roman" w:cs="Times New Roman"/>
          <w:sz w:val="24"/>
          <w:szCs w:val="24"/>
          <w:lang w:val="en-GB"/>
        </w:rPr>
      </w:pPr>
      <w:r w:rsidRPr="00D74E9A">
        <w:rPr>
          <w:rFonts w:ascii="Times New Roman" w:hAnsi="Times New Roman" w:cs="Times New Roman"/>
          <w:sz w:val="24"/>
          <w:szCs w:val="24"/>
          <w:lang w:val="en-GB"/>
        </w:rPr>
        <w:t>According to the ‘gating by inhibition’ hypothesis, α activity reflects the suppression of information flow to task-irrelevant regions, allowing individuals to stay on task</w:t>
      </w:r>
      <w:r w:rsidR="005415A4">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{"citationItems":[{"id":"ITEM-1","itemData":{"DOI":"10.3389/fnhum.2010.00186","ISSN":"16625161","PMID":"21119777","abstract":"In order to understand the working brain as a network, it is essential to identify the mechanisms by which information is gated between regions. We here propose that information is gated by inhibiting task-irrelevant regions, thus routing information to task-relevant regions. The functional inhibition is reflected in oscillatory activity in the alpha band (8-13 Hz). From a physiological perspective the alpha activity provides pulsed inhibition reducing the processing capabilities of a given area. Active processing in the engaged areas is reflected by neuronal synchronization in the gamma band (30-100 Hz) accompanied by an alpha band decrease. According to this framework the brain could be studied as a network by investigating crossfrequency interactions between gamma and alpha activity. Specifically the framework predicts that optimal task performance will correlate with alpha activity in task-irrelevant areas. In this review we will discuss the empirical support for this framework. Given that alpha activity is by far the strongest signal recorded by EEG and MEG, we propose that a major part of the electrophysiological activity detected from the working brain reflects gating by inhibition. © 2010 Jensen and Mazaheri.","author":[{"dropping-particle":"","family":"Jensen","given":"Ole","non-dropping-particle":"","parse-names":false,"suffix":""},{"dropping-particle":"","family":"Mazaheri","given":"Ali","non-dropping-particle":"","parse-names":false,"suffix":""}],"container-title":"Frontiers in Human Neuroscience","id":"ITEM-1","issue":"November","issued":{"date-parts":[["2010"]]},"page":"1-8","title":"Shaping functional architecture by oscillatory alpha activity: Gating by inhibition","type":"article-journal","volume":"4"},"uris":["http://www.mendeley.com/documents/?uuid=02b0e8f6-8a97-410f-b0ad-02f450abb326"]},{"id":"ITEM-2","itemData":{"DOI":"10.3389/fpsyg.2011.00154","ISSN":"16641078","PMID":"21779269","abstract":"Evidence has amassed from both animal intracranial recordings and human electrophysiology that neural oscillatory mechanisms play a critical role in a number of cognitive functions such as learning, memory, feature binding and sensory gating. The wide availability of high-density electrical and magnetic recordings (64-256 channels) over the past two decades has allowed for renewed efforts in the characterization and localization of these rhythms. A variety of cognitive effects that are associated with specific brain oscillations have been reported, which range in spectral, temporal, and spatial characteristics depending on the context. Our laboratory has focused on investigating the role of alpha-band oscillatory activity (8-14 Hz) as a potential attentional suppression mechanism, and this particular oscillatory attention mechanism will be the focus of the current review. We discuss findings in the context of intersensory selective attention as well as intrasensory spatial and feature-based attention in the visual, auditory, and tactile domains. The weight of evidence suggests that alpha-band oscillations can be actively invoked within cortical regions across multiple sensory systems, particularly when these regions are involved in processing irrelevant or distracting information. That is, a central role for alpha seems to be as an attentional suppression mechanism when objects or features need to be specifically ignored or selected against. © 2011 Foxe and Snyder.","author":[{"dropping-particle":"","family":"Foxe","given":"John J.","non-dropping-particle":"","parse-names":false,"suffix":""},{"dropping-particle":"","family":"Snyder","given":"Adam C.","non-dropping-particle":"","parse-names":false,"suffix":""}],"container-title":"Frontiers in Psychology","id":"ITEM-2","issue":"JUL","issued":{"date-parts":[["2011"]]},"page":"1-13","title":"The role of alpha-band brain oscillations as a sensory suppression mechanism during selective attention","type":"article-journal","volume":"2"},"uris":["http://www.mendeley.com/documents/?uuid=9c301496-7d9c-4b45-88f4-3d9ef51a6652"]}],"mendeley":{"formattedCitation":"(Foxe &amp; Snyder, 2011; Jensen &amp; Mazaheri, 2010)","plainTextFormattedCitation":"(Foxe &amp; Snyder, 2011; Jensen &amp; Mazaheri, 2010)","previouslyFormattedCitation":"(Foxe &amp; Snyder, 2011; Jensen &amp; Mazaheri, 2010)"},"properties":{"noteIndex":0},"schema":"https://github.com/citation-style-language/schema/raw/master/csl-citation.json"}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(Foxe &amp; Snyder, 2011; Jensen &amp; Mazaheri, 2010)</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xml:space="preserve">. </w:t>
      </w:r>
      <w:proofErr w:type="spellStart"/>
      <w:r w:rsidRPr="00D74E9A">
        <w:rPr>
          <w:rFonts w:ascii="Times New Roman" w:hAnsi="Times New Roman" w:cs="Times New Roman"/>
          <w:sz w:val="24"/>
          <w:szCs w:val="24"/>
          <w:lang w:val="en-GB"/>
        </w:rPr>
        <w:t>Neurophysiologically</w:t>
      </w:r>
      <w:proofErr w:type="spellEnd"/>
      <w:r w:rsidRPr="00D74E9A">
        <w:rPr>
          <w:rFonts w:ascii="Times New Roman" w:hAnsi="Times New Roman" w:cs="Times New Roman"/>
          <w:sz w:val="24"/>
          <w:szCs w:val="24"/>
          <w:lang w:val="en-GB"/>
        </w:rPr>
        <w:t xml:space="preserve">, the gating by inhibition hypothesis has found support in studies showing that both α power and phase are associated with modulation of cortical excitability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{"citationItems":[{"id":"ITEM-1","itemData":{"DOI":"10.1073/pnas.1117190108","ISSN":"00278424","PMID":"22084106","abstract":"Extensive work in humans using magneto- and electroencephalography strongly suggests that decreased oscillatory α-activity (8-14 Hz) facilitates processing in a given region, whereas increased α-activity serves to actively suppress irrelevant or interfering processing. However, little work has been done to understand how α-activity is linked to neuronal firing. Here, we simultaneously recorded local field potentials and spikes from somatosensory, premotor, and motor regions while a trained monkey performed a vibrotactile discrimination task. In the local field potentials we observed strong activity in the α-band, which decreased in the sensorimotor regions during the discrimination task. This α-power decrease predicted better discrimination performance. Furthermore, the α-oscillations demonstrated a rhythmic relation with the spiking, such that firing was highest at the trough of the α-cycle. Firing rates increased with a decrease in α-power. These findings suggest that α-oscillations exercise a strong inhibitory influence on both spike timing and firing rate. Thus, the pulsed inhibition by α-oscillations plays an important functional role in the extended sensorimotor system.","author":[{"dropping-particle":"","family":"Haegens","given":"Saskia","non-dropping-particle":"","parse-names":false,"suffix":""},{"dropping-particle":"","family":"Nácher","given":"Verónica","non-dropping-particle":"","parse-names":false,"suffix":""},{"dropping-particle":"","family":"Luna","given":"Rogelio","non-dropping-particle":"","parse-names":false,"suffix":""},{"dropping-particle":"","family":"Romo","given":"Ranulfo","non-dropping-particle":"","parse-names":false,"suffix":""},{"dropping-particle":"","family":"Jensen","given":"Ole","non-dropping-particle":"","parse-names":false,"suffix":""}],"container-title":"Proceedings of the National Academy of Sciences of the United States of America","id":"ITEM-1","issue":"48","issued":{"date-parts":[["2011"]]},"page":"19377-19382","title":"α-Oscillations in the monkey sensorimotor network influence discrimination performance by rhythmical inhibition of neuronal spiking","type":"article-journal","volume":"108"},"uris":["http://www.mendeley.com/documents/?uuid=20d70da5-2ce0-429d-b6ad-09a99da7b346"]},{"id":"ITEM-2","itemData":{"DOI":"10.1016/j.neuroimage.2021.118746","ISSN":"10538119","abstract":"The ability to process and respond to external input is critical for adaptive behavior. Why, then, do neural and behavioral responses vary across repeated presentations of the same sensory input? Spontaneous fluctuations of neuronal excitability are currently hypothesized to underlie the trial-by-trial variability in sensory processing. To test this, we capitalized on invasive electrophysiology in neurosurgical patients performing an auditory discrimination task with visual cues: specifically, we examined the interaction between prestimulus alpha oscillations, excitability, task performance, and decoded neural stimulus representations. We found that strong prestimulus oscillations in the alpha+ band (i.e., alpha and neighboring frequencies), rather than the aperiodic signal, correlated with a low excitability state, indexed by reduced broadband high-frequency activity. This state was related to slower reaction times and reduced neural stimulus encoding strength. We propose that the alpha+ rhythm modulates excitability, thereby resulting in variability in behavior and sensory representations despite identical input.Competing Interest StatementThe authors have declared no competing interest.","author":[{"dropping-particle":"","family":"Iemi","given":"Luca","non-dropping-particle":"","parse-names":false,"suffix":""},{"dropping-particle":"","family":"Gwilliams","given":"Laura","non-dropping-particle":"","parse-names":false,"suffix":""},{"dropping-particle":"","family":"Samaha","given":"Jason","non-dropping-particle":"","parse-names":false,"suffix":""},{"dropping-particle":"","family":"Auksztulewicz","given":"Ryszard","non-dropping-particle":"","parse-names":false,"suffix":""},{"dropping-particle":"","family":"Cycowicz","given":"Yael M","non-dropping-particle":"","parse-names":false,"suffix":""},{"dropping-particle":"","family":"King","given":"Jean-Remi","non-dropping-particle":"","parse-names":false,"suffix":""},{"dropping-particle":"V","family":"Nikulin","given":"Vadim","non-dropping-particle":"","parse-names":false,"suffix":""},{"dropping-particle":"","family":"Thesen","given":"Thomas","non-dropping-particle":"","parse-names":false,"suffix":""},{"dropping-particle":"","family":"Doyle","given":"Werner","non-dropping-particle":"","parse-names":false,"suffix":""},{"dropping-particle":"","family":"Devinsky","given":"Orrin","non-dropping-particle":"","parse-names":false,"suffix":""},{"dropping-particle":"","family":"Schroeder","given":"Charles E","non-dropping-particle":"","parse-names":false,"suffix":""},{"dropping-particle":"","family":"Melloni","given":"Lucia","non-dropping-particle":"","parse-names":false,"suffix":""},{"dropping-particle":"","family":"Haegens","given":"Saskia","non-dropping-particle":"","parse-names":false,"suffix":""}],"container-title":"NeuroImage","id":"ITEM-2","issued":{"date-parts":[["2021"]]},"page":"118746","publisher":"Elsevier Inc.","title":"Ongoing neural oscillations influence behavior and sensory representations by suppressing neuronal excitability","type":"article-journal"},"uris":["http://www.mendeley.com/documents/?uuid=85cd6384-cc10-4351-ad6a-36c156b26e17"]}],"mendeley":{"formattedCitation":"(Haegens et al., 2011; Iemi et al., 2021)","plainTextFormattedCitation":"(Haegens et al., 2011; Iemi et al., 2021)","previouslyFormattedCitation":"(Haegens et al., 2011; Iemi et al., 2021)"},"properties":{"noteIndex":0},"schema":"https://github.com/citation-style-language/schema/raw/master/csl-citation.json"}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(Haegens et al., 2011; Iemi et al., 2021)</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Lower α power is associated with increased neuronal firing rate. It is thought that α activity’s neurophysiological role is consistent across different brain areas and sensory modalities, although the functional consequences of such α power-associated modulation of cortical excitability depends on the specific sources of α activity in the brain</w:t>
      </w:r>
      <w:r w:rsidR="005415A4">
        <w:rPr>
          <w:rFonts w:ascii="Times New Roman" w:hAnsi="Times New Roman" w:cs="Times New Roman"/>
          <w:sz w:val="24"/>
          <w:szCs w:val="24"/>
          <w:lang w:val="en-GB"/>
        </w:rPr>
        <w:t xml:space="preserve"> </w:t>
      </w:r>
      <w:r w:rsidRPr="00D74E9A">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{"citationItems":[{"id":"ITEM-1","itemData":{"DOI":"10.1111/ejn.15309","ISSN":"14609568","PMID":"33973310","abstract":"Recent advances in attention research have been propelled by the debate on target enhancement versus distractor suppression. A predominant neural correlate of attention is the modulation of alpha oscillatory power (~10 Hz), which signifies shifts of attention in time, space and between sensory modalities. However, the underspecified functional role of alpha oscillations limits the progress of tracking down the neurocognitive basis of attention. In this short opinion article, we review and critically examine a synthesis of three conceptual and methodological aspects that are indispensable for a mechanistic understanding of the role of alpha oscillations for attention. (a) Precise mapping of the anatomical source and the temporal response profile of neural signals reveals distinct alpha oscillatory processes that implement facilitatory versus suppressive components of attention. (b) A testable framework enables unanimous association of alpha modulation with either target enhancement or different forms of distractor suppression (active vs. automatic). (c) Linking anatomically specified alpha oscillations to behavior reveals the causal nature of alpha oscillations for attention. The three reviewed aspects substantially enrich study design, data analysis and interpretation of results to achieve the goal of understanding how anatomically specified and functionally relevant neural oscillations contribute to the implementation of facilitatory versus suppressive components of attention.","author":[{"dropping-particle":"","family":"Schneider","given":"Daniel","non-dropping-particle":"","parse-names":false,"suffix":""},{"dropping-particle":"","family":"Herbst","given":"Sophie K.","non-dropping-particle":"","parse-names":false,"suffix":""},{"dropping-particle":"","family":"Klatt","given":"Laura Isabelle","non-dropping-particle":"","parse-names":false,"suffix":""},{"dropping-particle":"","family":"Wöstmann","given":"Malte","non-dropping-particle":"","parse-names":false,"suffix":""}],"container-title":"European Journal of Neuroscience","id":"ITEM-1","issue":"April","issued":{"date-parts":[["2021"]]},"page":"1-10","title":"Target enhancement or distractor suppression? Functionally distinct alpha oscillations form the basis of attention","type":"article-journal"},"uris":["http://www.mendeley.com/documents/?uuid=f16c7c50-5c89-4ca9-bfab-069f987c4a61"]}],"mendeley":{"formattedCitation":"(Schneider et al., 2021)","plainTextFormattedCitation":"(Schneider et al., 2021)","previouslyFormattedCitation":"(Schneider et al., 2021)"},"properties":{"noteIndex":0},"schema":"https://github.com/citation-style-language/schema/raw/master/csl-citation.json"}</w:instrText>
      </w:r>
      <w:r w:rsidRPr="00D74E9A">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(Schneider et al., 2021)</w:t>
      </w:r>
      <w:r w:rsidRPr="00D74E9A">
        <w:rPr>
          <w:rFonts w:ascii="Times New Roman" w:hAnsi="Times New Roman" w:cs="Times New Roman"/>
          <w:sz w:val="24"/>
          <w:szCs w:val="24"/>
          <w:lang w:val="en-GB"/>
        </w:rPr>
        <w:fldChar w:fldCharType="end"/>
      </w:r>
      <w:r w:rsidRPr="00D74E9A">
        <w:rPr>
          <w:rFonts w:ascii="Times New Roman" w:hAnsi="Times New Roman" w:cs="Times New Roman"/>
          <w:sz w:val="24"/>
          <w:szCs w:val="24"/>
          <w:lang w:val="en-GB"/>
        </w:rPr>
        <w:t xml:space="preserve">. </w:t>
      </w:r>
    </w:p>
    <w:p w:rsidR="0039357F" w:rsidP="00D92C60" w:rsidRDefault="00A60DA7" w14:paraId="719ADC1E" w14:textId="59119282">
      <w:pPr>
        <w:spacing w:after="120" w:line="480" w:lineRule="auto"/>
        <w:ind w:right="4"/>
        <w:jc w:val="both"/>
        <w:rPr>
          <w:ins w:author="Houwelin2" w:date="2022-10-18T16:58:00Z" w:id="572"/>
          <w:rFonts w:ascii="Times New Roman" w:hAnsi="Times New Roman" w:cs="Times New Roman"/>
          <w:sz w:val="24"/>
          <w:szCs w:val="24"/>
          <w:lang w:val="en-GB"/>
        </w:rPr>
      </w:pPr>
      <w:ins w:author="Houwelin2" w:date="2022-08-30T18:05:00Z" w:id="573">
        <w:r w:rsidRPr="00A10976">
          <w:rPr>
            <w:rFonts w:ascii="Times New Roman" w:hAnsi="Times New Roman" w:cs="Times New Roman"/>
            <w:sz w:val="24"/>
            <w:szCs w:val="24"/>
            <w:lang w:val="en-GB"/>
            <w:rPrChange w:author="Houwelin2" w:date="2022-10-18T16:12:00Z" w:id="574">
              <w:rPr>
                <w:rFonts w:ascii="Times New Roman" w:hAnsi="Times New Roman" w:cs="Times New Roman"/>
                <w:sz w:val="24"/>
                <w:szCs w:val="24"/>
                <w:u w:val="single"/>
                <w:lang w:val="en-GB"/>
              </w:rPr>
            </w:rPrChange>
          </w:rPr>
          <w:lastRenderedPageBreak/>
          <w:t xml:space="preserve">Further support for the </w:t>
        </w:r>
        <w:del w:author="Alexis Hervais-Adelman (aherva)" w:date="2022-09-01T16:30:00Z" w:id="575">
          <w:r w:rsidRPr="00A10976" w:rsidDel="00A55391">
            <w:rPr>
              <w:rFonts w:ascii="Times New Roman" w:hAnsi="Times New Roman" w:cs="Times New Roman"/>
              <w:sz w:val="24"/>
              <w:szCs w:val="24"/>
              <w:lang w:val="en-GB"/>
              <w:rPrChange w:author="Houwelin2" w:date="2022-10-18T16:12:00Z" w:id="576">
                <w:rPr>
                  <w:rFonts w:ascii="Times New Roman" w:hAnsi="Times New Roman" w:cs="Times New Roman"/>
                  <w:sz w:val="24"/>
                  <w:szCs w:val="24"/>
                  <w:u w:val="single"/>
                  <w:lang w:val="en-GB"/>
                </w:rPr>
              </w:rPrChange>
            </w:rPr>
            <w:delText xml:space="preserve">putative functional </w:delText>
          </w:r>
        </w:del>
        <w:r w:rsidRPr="00A10976">
          <w:rPr>
            <w:rFonts w:ascii="Times New Roman" w:hAnsi="Times New Roman" w:cs="Times New Roman"/>
            <w:sz w:val="24"/>
            <w:szCs w:val="24"/>
            <w:lang w:val="en-GB"/>
            <w:rPrChange w:author="Houwelin2" w:date="2022-10-18T16:12:00Z" w:id="577">
              <w:rPr>
                <w:rFonts w:ascii="Times New Roman" w:hAnsi="Times New Roman" w:cs="Times New Roman"/>
                <w:sz w:val="24"/>
                <w:szCs w:val="24"/>
                <w:u w:val="single"/>
                <w:lang w:val="en-GB"/>
              </w:rPr>
            </w:rPrChange>
          </w:rPr>
          <w:t>inhibit</w:t>
        </w:r>
      </w:ins>
      <w:ins w:author="Alexis Hervais-Adelman (aherva)" w:date="2022-09-01T16:30:00Z" w:id="578">
        <w:r w:rsidRPr="00A10976" w:rsidR="00A55391">
          <w:rPr>
            <w:rFonts w:ascii="Times New Roman" w:hAnsi="Times New Roman" w:cs="Times New Roman"/>
            <w:sz w:val="24"/>
            <w:szCs w:val="24"/>
            <w:lang w:val="en-GB"/>
            <w:rPrChange w:author="Houwelin2" w:date="2022-10-18T16:12:00Z" w:id="579">
              <w:rPr>
                <w:rFonts w:ascii="Times New Roman" w:hAnsi="Times New Roman" w:cs="Times New Roman"/>
                <w:sz w:val="24"/>
                <w:szCs w:val="24"/>
                <w:u w:val="single"/>
                <w:lang w:val="en-GB"/>
              </w:rPr>
            </w:rPrChange>
          </w:rPr>
          <w:t>ory</w:t>
        </w:r>
      </w:ins>
      <w:ins w:author="Houwelin2" w:date="2022-08-30T18:05:00Z" w:id="580">
        <w:del w:author="Alexis Hervais-Adelman (aherva)" w:date="2022-09-01T16:30:00Z" w:id="581">
          <w:r w:rsidRPr="00A10976" w:rsidDel="00A55391">
            <w:rPr>
              <w:rFonts w:ascii="Times New Roman" w:hAnsi="Times New Roman" w:cs="Times New Roman"/>
              <w:sz w:val="24"/>
              <w:szCs w:val="24"/>
              <w:lang w:val="en-GB"/>
              <w:rPrChange w:author="Houwelin2" w:date="2022-10-18T16:12:00Z" w:id="582">
                <w:rPr>
                  <w:rFonts w:ascii="Times New Roman" w:hAnsi="Times New Roman" w:cs="Times New Roman"/>
                  <w:sz w:val="24"/>
                  <w:szCs w:val="24"/>
                  <w:u w:val="single"/>
                  <w:lang w:val="en-GB"/>
                </w:rPr>
              </w:rPrChange>
            </w:rPr>
            <w:delText>ion</w:delText>
          </w:r>
        </w:del>
        <w:r w:rsidRPr="00A10976">
          <w:rPr>
            <w:rFonts w:ascii="Times New Roman" w:hAnsi="Times New Roman" w:cs="Times New Roman"/>
            <w:sz w:val="24"/>
            <w:szCs w:val="24"/>
            <w:lang w:val="en-GB"/>
            <w:rPrChange w:author="Houwelin2" w:date="2022-10-18T16:12:00Z" w:id="583">
              <w:rPr>
                <w:rFonts w:ascii="Times New Roman" w:hAnsi="Times New Roman" w:cs="Times New Roman"/>
                <w:sz w:val="24"/>
                <w:szCs w:val="24"/>
                <w:u w:val="single"/>
                <w:lang w:val="en-GB"/>
              </w:rPr>
            </w:rPrChange>
          </w:rPr>
          <w:t xml:space="preserve"> role of </w:t>
        </w:r>
      </w:ins>
      <w:ins w:author="Houwelin2" w:date="2022-08-30T18:06:00Z" w:id="584">
        <w:r w:rsidRPr="00A10976">
          <w:rPr>
            <w:rFonts w:ascii="Times New Roman" w:hAnsi="Times New Roman" w:cs="Times New Roman"/>
            <w:sz w:val="24"/>
            <w:szCs w:val="24"/>
            <w:lang w:val="en-GB"/>
            <w:rPrChange w:author="Houwelin2" w:date="2022-10-18T16:12:00Z" w:id="585">
              <w:rPr>
                <w:rFonts w:ascii="Times New Roman" w:hAnsi="Times New Roman" w:cs="Times New Roman"/>
                <w:sz w:val="24"/>
                <w:szCs w:val="24"/>
                <w:u w:val="single"/>
                <w:lang w:val="en-GB"/>
              </w:rPr>
            </w:rPrChange>
          </w:rPr>
          <w:t xml:space="preserve">α activity </w:t>
        </w:r>
      </w:ins>
      <w:ins w:author="Alexis Hervais-Adelman (aherva)" w:date="2022-09-01T16:30:00Z" w:id="586">
        <w:r w:rsidRPr="00A10976" w:rsidR="00A55391">
          <w:rPr>
            <w:rFonts w:ascii="Times New Roman" w:hAnsi="Times New Roman" w:cs="Times New Roman"/>
            <w:sz w:val="24"/>
            <w:szCs w:val="24"/>
            <w:lang w:val="en-GB"/>
            <w:rPrChange w:author="Houwelin2" w:date="2022-10-18T16:12:00Z" w:id="587">
              <w:rPr>
                <w:rFonts w:ascii="Times New Roman" w:hAnsi="Times New Roman" w:cs="Times New Roman"/>
                <w:sz w:val="24"/>
                <w:szCs w:val="24"/>
                <w:u w:val="single"/>
                <w:lang w:val="en-GB"/>
              </w:rPr>
            </w:rPrChange>
          </w:rPr>
          <w:t xml:space="preserve">in auditory processing </w:t>
        </w:r>
      </w:ins>
      <w:ins w:author="Houwelin2" w:date="2022-08-30T18:06:00Z" w:id="588">
        <w:r w:rsidRPr="00A10976">
          <w:rPr>
            <w:rFonts w:ascii="Times New Roman" w:hAnsi="Times New Roman" w:cs="Times New Roman"/>
            <w:sz w:val="24"/>
            <w:szCs w:val="24"/>
            <w:lang w:val="en-GB"/>
            <w:rPrChange w:author="Houwelin2" w:date="2022-10-18T16:12:00Z" w:id="589">
              <w:rPr>
                <w:rFonts w:ascii="Times New Roman" w:hAnsi="Times New Roman" w:cs="Times New Roman"/>
                <w:sz w:val="24"/>
                <w:szCs w:val="24"/>
                <w:u w:val="single"/>
                <w:lang w:val="en-GB"/>
              </w:rPr>
            </w:rPrChange>
          </w:rPr>
          <w:t>comes from studies on auditory spatial attention.</w:t>
        </w:r>
        <w:r w:rsidRPr="00A10976" w:rsidR="009D0706">
          <w:rPr>
            <w:rFonts w:ascii="Times New Roman" w:hAnsi="Times New Roman" w:cs="Times New Roman"/>
            <w:sz w:val="24"/>
            <w:szCs w:val="24"/>
            <w:lang w:val="en-GB"/>
            <w:rPrChange w:author="Houwelin2" w:date="2022-10-18T16:12:00Z" w:id="590">
              <w:rPr>
                <w:rFonts w:ascii="Times New Roman" w:hAnsi="Times New Roman" w:cs="Times New Roman"/>
                <w:sz w:val="24"/>
                <w:szCs w:val="24"/>
                <w:u w:val="single"/>
                <w:lang w:val="en-GB"/>
              </w:rPr>
            </w:rPrChange>
          </w:rPr>
          <w:t xml:space="preserve"> </w:t>
        </w:r>
      </w:ins>
      <w:ins w:author="Houwelin2" w:date="2022-08-30T18:07:00Z" w:id="591">
        <w:r w:rsidRPr="00A10976" w:rsidR="009D0706">
          <w:rPr>
            <w:rFonts w:ascii="Times New Roman" w:hAnsi="Times New Roman" w:cs="Times New Roman"/>
            <w:sz w:val="24"/>
            <w:szCs w:val="24"/>
            <w:lang w:val="en-GB"/>
            <w:rPrChange w:author="Houwelin2" w:date="2022-10-18T16:12:00Z" w:id="592">
              <w:rPr>
                <w:rFonts w:ascii="Times New Roman" w:hAnsi="Times New Roman" w:cs="Times New Roman"/>
                <w:sz w:val="24"/>
                <w:szCs w:val="24"/>
                <w:u w:val="single"/>
                <w:lang w:val="en-GB"/>
              </w:rPr>
            </w:rPrChange>
          </w:rPr>
          <w:t>An extensive</w:t>
        </w:r>
      </w:ins>
      <w:ins w:author="Houwelin2" w:date="2022-08-30T18:06:00Z" w:id="593">
        <w:r w:rsidRPr="00A10976" w:rsidR="009D0706">
          <w:rPr>
            <w:rFonts w:ascii="Times New Roman" w:hAnsi="Times New Roman" w:cs="Times New Roman"/>
            <w:sz w:val="24"/>
            <w:szCs w:val="24"/>
            <w:lang w:val="en-GB"/>
            <w:rPrChange w:author="Houwelin2" w:date="2022-10-18T16:12:00Z" w:id="594">
              <w:rPr>
                <w:rFonts w:ascii="Times New Roman" w:hAnsi="Times New Roman" w:cs="Times New Roman"/>
                <w:sz w:val="24"/>
                <w:szCs w:val="24"/>
                <w:u w:val="single"/>
                <w:lang w:val="en-GB"/>
              </w:rPr>
            </w:rPrChange>
          </w:rPr>
          <w:t xml:space="preserve"> series of studies has shown that </w:t>
        </w:r>
      </w:ins>
      <w:ins w:author="Houwelin2" w:date="2022-08-30T18:04:00Z" w:id="595">
        <w:r w:rsidRPr="00A10976">
          <w:rPr>
            <w:rFonts w:ascii="Times New Roman" w:hAnsi="Times New Roman" w:cs="Times New Roman"/>
            <w:sz w:val="24"/>
            <w:szCs w:val="24"/>
            <w:lang w:val="en-GB"/>
            <w:rPrChange w:author="Houwelin2" w:date="2022-10-18T16:12:00Z" w:id="596">
              <w:rPr>
                <w:rFonts w:ascii="Times New Roman" w:hAnsi="Times New Roman" w:cs="Times New Roman"/>
                <w:sz w:val="24"/>
                <w:szCs w:val="24"/>
                <w:u w:val="single"/>
                <w:lang w:val="en-GB"/>
              </w:rPr>
            </w:rPrChange>
          </w:rPr>
          <w:t>focus</w:t>
        </w:r>
      </w:ins>
      <w:ins w:author="Houwelin2" w:date="2022-08-30T18:09:00Z" w:id="597">
        <w:r w:rsidRPr="00A10976" w:rsidR="009D0706">
          <w:rPr>
            <w:rFonts w:ascii="Times New Roman" w:hAnsi="Times New Roman" w:cs="Times New Roman"/>
            <w:sz w:val="24"/>
            <w:szCs w:val="24"/>
            <w:lang w:val="en-GB"/>
            <w:rPrChange w:author="Houwelin2" w:date="2022-10-18T16:12:00Z" w:id="598">
              <w:rPr>
                <w:rFonts w:ascii="Times New Roman" w:hAnsi="Times New Roman" w:cs="Times New Roman"/>
                <w:sz w:val="24"/>
                <w:szCs w:val="24"/>
                <w:u w:val="single"/>
                <w:lang w:val="en-GB"/>
              </w:rPr>
            </w:rPrChange>
          </w:rPr>
          <w:t>ing of</w:t>
        </w:r>
      </w:ins>
      <w:ins w:author="Houwelin2" w:date="2022-08-30T18:04:00Z" w:id="599">
        <w:r w:rsidRPr="00A10976">
          <w:rPr>
            <w:rFonts w:ascii="Times New Roman" w:hAnsi="Times New Roman" w:cs="Times New Roman"/>
            <w:sz w:val="24"/>
            <w:szCs w:val="24"/>
            <w:lang w:val="en-GB"/>
            <w:rPrChange w:author="Houwelin2" w:date="2022-10-18T16:12:00Z" w:id="600">
              <w:rPr>
                <w:rFonts w:ascii="Times New Roman" w:hAnsi="Times New Roman" w:cs="Times New Roman"/>
                <w:sz w:val="24"/>
                <w:szCs w:val="24"/>
                <w:u w:val="single"/>
                <w:lang w:val="en-GB"/>
              </w:rPr>
            </w:rPrChange>
          </w:rPr>
          <w:t xml:space="preserve"> attention to one location in space</w:t>
        </w:r>
      </w:ins>
      <w:ins w:author="Houwelin2" w:date="2022-08-30T18:10:00Z" w:id="601">
        <w:r w:rsidRPr="00A10976" w:rsidR="009D0706">
          <w:rPr>
            <w:rFonts w:ascii="Times New Roman" w:hAnsi="Times New Roman" w:cs="Times New Roman"/>
            <w:sz w:val="24"/>
            <w:szCs w:val="24"/>
            <w:lang w:val="en-GB"/>
            <w:rPrChange w:author="Houwelin2" w:date="2022-10-18T16:12:00Z" w:id="602">
              <w:rPr>
                <w:rFonts w:ascii="Times New Roman" w:hAnsi="Times New Roman" w:cs="Times New Roman"/>
                <w:sz w:val="24"/>
                <w:szCs w:val="24"/>
                <w:u w:val="single"/>
                <w:lang w:val="en-GB"/>
              </w:rPr>
            </w:rPrChange>
          </w:rPr>
          <w:t xml:space="preserve"> increases α activity in parietal and temporal </w:t>
        </w:r>
      </w:ins>
      <w:ins w:author="Houwelin2" w:date="2022-08-30T18:12:00Z" w:id="603">
        <w:r w:rsidRPr="00A10976" w:rsidR="009D0706">
          <w:rPr>
            <w:rFonts w:ascii="Times New Roman" w:hAnsi="Times New Roman" w:cs="Times New Roman"/>
            <w:sz w:val="24"/>
            <w:szCs w:val="24"/>
            <w:lang w:val="en-GB"/>
            <w:rPrChange w:author="Houwelin2" w:date="2022-10-18T16:12:00Z" w:id="604">
              <w:rPr>
                <w:rFonts w:ascii="Times New Roman" w:hAnsi="Times New Roman" w:cs="Times New Roman"/>
                <w:sz w:val="24"/>
                <w:szCs w:val="24"/>
                <w:u w:val="single"/>
                <w:lang w:val="en-GB"/>
              </w:rPr>
            </w:rPrChange>
          </w:rPr>
          <w:t>(</w:t>
        </w:r>
      </w:ins>
      <w:ins w:author="Houwelin2" w:date="2022-08-30T18:10:00Z" w:id="605">
        <w:r w:rsidRPr="00A10976" w:rsidR="009D0706">
          <w:rPr>
            <w:rFonts w:ascii="Times New Roman" w:hAnsi="Times New Roman" w:cs="Times New Roman"/>
            <w:sz w:val="24"/>
            <w:szCs w:val="24"/>
            <w:lang w:val="en-GB"/>
            <w:rPrChange w:author="Houwelin2" w:date="2022-10-18T16:12:00Z" w:id="606">
              <w:rPr>
                <w:rFonts w:ascii="Times New Roman" w:hAnsi="Times New Roman" w:cs="Times New Roman"/>
                <w:sz w:val="24"/>
                <w:szCs w:val="24"/>
                <w:u w:val="single"/>
                <w:lang w:val="en-GB"/>
              </w:rPr>
            </w:rPrChange>
          </w:rPr>
          <w:t>sensory</w:t>
        </w:r>
      </w:ins>
      <w:ins w:author="Houwelin2" w:date="2022-08-30T18:12:00Z" w:id="607">
        <w:r w:rsidRPr="00A10976" w:rsidR="009D0706">
          <w:rPr>
            <w:rFonts w:ascii="Times New Roman" w:hAnsi="Times New Roman" w:cs="Times New Roman"/>
            <w:sz w:val="24"/>
            <w:szCs w:val="24"/>
            <w:lang w:val="en-GB"/>
            <w:rPrChange w:author="Houwelin2" w:date="2022-10-18T16:12:00Z" w:id="608">
              <w:rPr>
                <w:rFonts w:ascii="Times New Roman" w:hAnsi="Times New Roman" w:cs="Times New Roman"/>
                <w:sz w:val="24"/>
                <w:szCs w:val="24"/>
                <w:u w:val="single"/>
                <w:lang w:val="en-GB"/>
              </w:rPr>
            </w:rPrChange>
          </w:rPr>
          <w:t>)</w:t>
        </w:r>
      </w:ins>
      <w:ins w:author="Houwelin2" w:date="2022-08-30T18:10:00Z" w:id="609">
        <w:r w:rsidRPr="00A10976" w:rsidR="009D0706">
          <w:rPr>
            <w:rFonts w:ascii="Times New Roman" w:hAnsi="Times New Roman" w:cs="Times New Roman"/>
            <w:sz w:val="24"/>
            <w:szCs w:val="24"/>
            <w:lang w:val="en-GB"/>
            <w:rPrChange w:author="Houwelin2" w:date="2022-10-18T16:12:00Z" w:id="610">
              <w:rPr>
                <w:rFonts w:ascii="Times New Roman" w:hAnsi="Times New Roman" w:cs="Times New Roman"/>
                <w:sz w:val="24"/>
                <w:szCs w:val="24"/>
                <w:u w:val="single"/>
                <w:lang w:val="en-GB"/>
              </w:rPr>
            </w:rPrChange>
          </w:rPr>
          <w:t xml:space="preserve"> regions in the hemisphere contralateral to the atten</w:t>
        </w:r>
      </w:ins>
      <w:ins w:author="Houwelin2" w:date="2022-08-30T18:11:00Z" w:id="611">
        <w:r w:rsidRPr="00A10976" w:rsidR="009D0706">
          <w:rPr>
            <w:rFonts w:ascii="Times New Roman" w:hAnsi="Times New Roman" w:cs="Times New Roman"/>
            <w:sz w:val="24"/>
            <w:szCs w:val="24"/>
            <w:lang w:val="en-GB"/>
            <w:rPrChange w:author="Houwelin2" w:date="2022-10-18T16:12:00Z" w:id="612">
              <w:rPr>
                <w:rFonts w:ascii="Times New Roman" w:hAnsi="Times New Roman" w:cs="Times New Roman"/>
                <w:sz w:val="24"/>
                <w:szCs w:val="24"/>
                <w:u w:val="single"/>
                <w:lang w:val="en-GB"/>
              </w:rPr>
            </w:rPrChange>
          </w:rPr>
          <w:t xml:space="preserve">ded </w:t>
        </w:r>
        <w:proofErr w:type="spellStart"/>
        <w:r w:rsidRPr="00A10976" w:rsidR="009D0706">
          <w:rPr>
            <w:rFonts w:ascii="Times New Roman" w:hAnsi="Times New Roman" w:cs="Times New Roman"/>
            <w:sz w:val="24"/>
            <w:szCs w:val="24"/>
            <w:lang w:val="en-GB"/>
            <w:rPrChange w:author="Houwelin2" w:date="2022-10-18T16:12:00Z" w:id="613">
              <w:rPr>
                <w:rFonts w:ascii="Times New Roman" w:hAnsi="Times New Roman" w:cs="Times New Roman"/>
                <w:sz w:val="24"/>
                <w:szCs w:val="24"/>
                <w:u w:val="single"/>
                <w:lang w:val="en-GB"/>
              </w:rPr>
            </w:rPrChange>
          </w:rPr>
          <w:t>hemispace</w:t>
        </w:r>
        <w:proofErr w:type="spellEnd"/>
        <w:r w:rsidRPr="00A10976" w:rsidR="009D0706">
          <w:rPr>
            <w:rFonts w:ascii="Times New Roman" w:hAnsi="Times New Roman" w:cs="Times New Roman"/>
            <w:sz w:val="24"/>
            <w:szCs w:val="24"/>
            <w:lang w:val="en-GB"/>
            <w:rPrChange w:author="Houwelin2" w:date="2022-10-18T16:12:00Z" w:id="614">
              <w:rPr>
                <w:rFonts w:ascii="Times New Roman" w:hAnsi="Times New Roman" w:cs="Times New Roman"/>
                <w:sz w:val="24"/>
                <w:szCs w:val="24"/>
                <w:u w:val="single"/>
                <w:lang w:val="en-GB"/>
              </w:rPr>
            </w:rPrChange>
          </w:rPr>
          <w:t xml:space="preserve"> and, vice versa, decreases</w:t>
        </w:r>
      </w:ins>
      <w:ins w:author="Houwelin2" w:date="2022-08-30T18:12:00Z" w:id="615">
        <w:r w:rsidRPr="00A10976" w:rsidR="009D0706">
          <w:rPr>
            <w:rFonts w:ascii="Times New Roman" w:hAnsi="Times New Roman" w:cs="Times New Roman"/>
            <w:sz w:val="24"/>
            <w:szCs w:val="24"/>
            <w:lang w:val="en-GB"/>
            <w:rPrChange w:author="Houwelin2" w:date="2022-10-18T16:12:00Z" w:id="616">
              <w:rPr>
                <w:rFonts w:ascii="Times New Roman" w:hAnsi="Times New Roman" w:cs="Times New Roman"/>
                <w:sz w:val="24"/>
                <w:szCs w:val="24"/>
                <w:u w:val="single"/>
                <w:lang w:val="en-GB"/>
              </w:rPr>
            </w:rPrChange>
          </w:rPr>
          <w:t xml:space="preserve"> α activity in the ipsilateral hemisphere</w:t>
        </w:r>
      </w:ins>
      <w:ins w:author="Houwelin2" w:date="2022-08-30T18:17:00Z" w:id="617">
        <w:r w:rsidRPr="00A10976" w:rsidR="00B31A03">
          <w:rPr>
            <w:rFonts w:ascii="Times New Roman" w:hAnsi="Times New Roman" w:cs="Times New Roman"/>
            <w:sz w:val="24"/>
            <w:szCs w:val="24"/>
            <w:lang w:val="en-GB"/>
            <w:rPrChange w:author="Houwelin2" w:date="2022-10-18T16:12:00Z" w:id="618">
              <w:rPr>
                <w:rFonts w:ascii="Times New Roman" w:hAnsi="Times New Roman" w:cs="Times New Roman"/>
                <w:sz w:val="24"/>
                <w:szCs w:val="24"/>
                <w:u w:val="single"/>
                <w:lang w:val="en-GB"/>
              </w:rPr>
            </w:rPrChange>
          </w:rPr>
          <w:t xml:space="preserve"> </w:t>
        </w:r>
      </w:ins>
      <w:ins w:author="Houwelin2" w:date="2022-08-30T18:18:00Z" w:id="619">
        <w:r w:rsidRPr="00A10976" w:rsidR="00B31A03">
          <w:rPr>
            <w:rFonts w:ascii="Times New Roman" w:hAnsi="Times New Roman" w:cs="Times New Roman"/>
            <w:sz w:val="24"/>
            <w:szCs w:val="24"/>
            <w:lang w:val="en-GB"/>
            <w:rPrChange w:author="Houwelin2" w:date="2022-10-18T16:12:00Z" w:id="620">
              <w:rPr>
                <w:rFonts w:ascii="Times New Roman" w:hAnsi="Times New Roman" w:cs="Times New Roman"/>
                <w:sz w:val="24"/>
                <w:szCs w:val="24"/>
                <w:u w:val="single"/>
                <w:lang w:val="en-GB"/>
              </w:rPr>
            </w:rPrChange>
          </w:rPr>
          <w:fldChar w:fldCharType="begin" w:fldLock="1"/>
        </w:r>
      </w:ins>
      <w:r w:rsidRPr="00A10976" w:rsidR="007A16CA">
        <w:rPr>
          <w:rFonts w:ascii="Times New Roman" w:hAnsi="Times New Roman" w:cs="Times New Roman"/>
          <w:sz w:val="24"/>
          <w:szCs w:val="24"/>
          <w:lang w:val="en-GB"/>
          <w:rPrChange w:author="Houwelin2" w:date="2022-10-18T16:12:00Z" w:id="621">
            <w:rPr>
              <w:rFonts w:ascii="Times New Roman" w:hAnsi="Times New Roman" w:cs="Times New Roman"/>
              <w:sz w:val="24"/>
              <w:szCs w:val="24"/>
              <w:u w:val="single"/>
              <w:lang w:val="en-GB"/>
            </w:rPr>
          </w:rPrChange>
        </w:rPr>
        <w:instrText>ADDIN CSL_CITATION {"citationItems":[{"id":"ITEM-1","itemData":{"DOI":"10.1073/pnas.1523357113","ISBN":"1215421109","ISSN":"0027-8424","PMID":"27001861","abstract":"Attention plays a fundamental role in selectively processing stimuli in our environment despite distraction. Spatial attention induces increasing and decreasing power of neural alpha oscillations (8-12 Hz) in brain regions ipsilateral and contralateral to the locus of attention, respectively. This study tested whether the hemispheric lateralization of alpha power codes not just the spatial location but also the temporal structure of the stimulus. Participants attended to spoken digits presented to one ear and ignored tightly synchronized distracting digits presented to the other ear. In the magnetoencephalogram, spatial attention induced lateralization of alpha power in parietal, but notably also in auditory cortical regions. This alpha power lateralization was not maintained steadily but fluctuated in synchrony with the speech rate and lagged the time course of low-frequency (1-5 Hz) sensory synchronization. Higher amplitude of alpha power modulation at the speech rate was predictive of a listener's enhanced performance of stream-specific speech comprehension. Our findings demonstrate that alpha power lateralization is modulated in tune with the sensory input and acts as a spatiotemporal filter controlling the read-out of sensory content.","author":[{"dropping-particle":"","family":"Wöstmann","given":"Malte","non-dropping-particle":"","parse-names":false,"suffix":""},{"dropping-particle":"","family":"Herrmann","given":"Björn","non-dropping-particle":"","parse-names":false,"suffix":""},{"dropping-particle":"","family":"Maess","given":"Burkhard","non-dropping-particle":"","parse-names":false,"suffix":""},{"dropping-particle":"","family":"Obleser","given":"Jonas","non-dropping-particle":"","parse-names":false,"suffix":""}],"container-title":"Proceedings of the National Academy of Sciences","id":"ITEM-1","issue":"14","issued":{"date-parts":[["2016"]]},"page":"3873-3878","title":"Spatiotemporal dynamics of auditory attention synchronize with speech","type":"article-journal","volume":"113"},"uris":["http://www.mendeley.com/documents/?uuid=b7abb537-7f89-4694-9c82-eb1904e3543d"]},{"id":"ITEM-2","itemData":{"DOI":"10.1111/ejn.13862","ISSN":"14609568","PMID":"29430736","abstract":"In recent years, hemispheric lateralisation of alpha power has emerged as a neural mechanism thought to underpin spatial attention across sensory modalities. Yet, how healthy ageing, beginning in middle adulthood, impacts the modulation of lateralised alpha power supporting auditory attention remains poorly understood. In the current electroencephalography study, middle-aged and older adults (N = 29; ~40–70 years) performed a dichotic listening task that simulates a challenging, multitalker scenario. We examined the extent to which the modulation of 8–12 Hz alpha power would serve as neural marker of listening success across age. With respect to the increase in interindividual variability with age, we examined an extensive battery of behavioural, perceptual and neural measures. Similar to findings on younger adults, middle-aged and older listeners’ auditory spatial attention induced robust lateralisation of alpha power, which synchronised with the speech rate. Notably, the observed relationship between this alpha lateralisation and task performance did not co-vary with age. Instead, task performance was strongly related to an individual's attentional and working memory capacity. Multivariate analyses revealed a separation of neural and behavioural variables independent of age. Our results suggest that in age-varying samples as the present one, the lateralisation of alpha power is neither a sufficient nor necessary neural strategy for an individual's auditory spatial attention, as higher age might come with increased use of alternative, compensatory mechanisms. Our findings emphasise that explaining interindividual variability will be key to understanding the role of alpha oscillations in auditory attention in the ageing listener.","author":[{"dropping-particle":"","family":"Tune","given":"Sarah","non-dropping-particle":"","parse-names":false,"suffix":""},{"dropping-particle":"","family":"Wöstmann","given":"Malte","non-dropping-particle":"","parse-names":false,"suffix":""},{"dropping-particle":"","family":"Obleser","given":"Jonas","non-dropping-particle":"","parse-names":false,"suffix":""}],"container-title":"European Journal of Neuroscience","id":"ITEM-2","issue":"7","issued":{"date-parts":[["2018"]]},"page":"2537-2550","title":"Probing the limits of alpha power lateralisation as a neural marker of selective attention in middle-aged and older listeners","type":"article-journal","volume":"48"},"uris":["http://www.mendeley.com/documents/?uuid=ee432839-33d6-4a73-9aa4-f049bfb0f8a1"]},{"id":"ITEM-3","itemData":{"DOI":"10.1101/721019","ISSN":"2692-8205","abstract":"In principle, selective attention is the net result of target selection and distractor suppression. The way in which both mechanisms are implemented neurally has remained contested. Neural oscillatory power in the alpha frequency band (~10 Hz) has been implicated in the selection of to-be-attended targets, but there is lack of empirical evidence for its involvement in the suppression of to-be-ignored distractors. Here, we use electroencephalography (EEG) recordings of N = 33 human participants (males and females) to test the pre-registered hypothesis that alpha power directly relates to distractor suppression and thus operates independently from target selection. In an auditory spatial pitch discrimination task, we modulated the location (left vs right) of either a target or a distractor tone sequence, while fixing the other in the front. When the distractor was fixed in the front, alpha power relatively decreased contralaterally to the target and increased ipsilaterally. Most importantly, when the target was fixed in the front, alpha lateralization reversed in direction for the suppression of distractors on the left versus right. These data show that target-selection–independent alpha power modulation is involved in distractor suppression. While both lateralized alpha responses for selection and for suppression proved reliable, they were uncorrelated and distractor-related alpha power emerged from more anterior, frontal cortical regions. Lending functional significance to suppression-related alpha oscillations, alpha lateralization at the individual, single-trial level was predictive of behavioral accuracy. These results fuel a renewed look at neurobiological accounts of selection-independent suppressive filtering in attention.Although well-established models of attention rest on the assumption that irrelevant sensory information is filtered out, the neural implementation of such a filter mechanism is unclear. Using an auditory attention task that decouples target selection from distractor suppression, we demonstrate that two sign-reversed lateralized alpha responses reflect target selection versus distractor suppression. Critically, these alpha responses are reliable, independent of each other, and generated in more anterior, frontal regions for suppression versus selection. Prediction of single-trial task performance from alpha modulation after stimulus onset agrees with the view that alpha modulation bears direct functional relevance as a neural imp…","author":[{"dropping-particle":"","family":"Wöstmann","given":"Malte","non-dropping-particle":"","parse-names":false,"suffix":""},{"dropping-particle":"","family":"Alavash","given":"Mohsen","non-dropping-particle":"","parse-names":false,"suffix":""},{"dropping-particle":"","family":"Obleser","given":"Jonas","non-dropping-particle":"","parse-names":false,"suffix":""}],"container-title":"The Journal of Neuroscience","id":"ITEM-3","issue":"49","issued":{"date-parts":[["2019"]]},"page":"9797-9805","title":"Alpha oscillations in the human brain implement distractor suppression independent of target selection","type":"article-journal","volume":"39"},"uris":["http://www.mendeley.com/documents/?uuid=ef893f88-4ee1-434b-85c7-c5153dd03f85"]},{"id":"ITEM-4","itemData":{"DOI":"10.1016/j.neuroimage.2020.117711","ISSN":"10959572","PMID":"33385562","abstract":"The deployment of neural alpha (8–12 Hz) lateralization in service of spatial attention is well-established: Alpha power increases in the cortical hemisphere ipsilateral to the attended hemifield, and decreases in the contralateral hemisphere, respectively. Much less is known about humans’ ability to deploy such alpha lateralization in time, and to thus exploit alpha power as a spatio-temporal filter. Here we show that spatially lateralized alpha power does signify – beyond the direction of spatial attention – the distribution of attention in time and thereby qualifies as a spatio-temporal attentional filter. Participants (N = 20) selectively listened to spoken numbers presented on one side (left vs right), while competing numbers were presented on the other side. Key to our hypothesis, temporal foreknowledge was manipulated via a visual cue, which was either instructive and indicated the to-be-probed number position (70% valid) or neutral. Temporal foreknowledge did guide participants’ attention, as they recognized numbers from the to-be-attended side more accurately following valid cues. In the magnetoencephalogram (MEG), spatial attention to the left versus right side induced lateralization of alpha power in all temporal cueing conditions. Modulation of alpha lateralization at the 0.8 Hz presentation rate of spoken numbers was stronger following instructive compared to neutral temporal cues. Critically, we found stronger modulation of lateralized alpha power specifically at the onsets of temporally cued numbers. These results suggest that the precisely timed hemispheric lateralization of alpha power qualifies as a spatio-temporal attentional filter mechanism susceptible to top-down behavioural goals.","author":[{"dropping-particle":"","family":"Wöstmann","given":"Malte","non-dropping-particle":"","parse-names":false,"suffix":""},{"dropping-particle":"","family":"Maess","given":"Burkhard","non-dropping-particle":"","parse-names":false,"suffix":""},{"dropping-particle":"","family":"Obleser","given":"Jonas","non-dropping-particle":"","parse-names":false,"suffix":""}],"container-title":"NeuroImage","id":"ITEM-4","issue":"July 2020","issued":{"date-parts":[["2021"]]},"title":"Orienting auditory attention in time: Lateralized alpha power reflects spatio-temporal filtering","type":"article-journal","volume":"228"},"uris":["http://www.mendeley.com/documents/?uuid=886923e6-995f-4083-b189-93fc2153b979"]}],"mendeley":{"formattedCitation":"(Tune et al., 2018; Wöstmann et al., 2016, 2019, 2021)","plainTextFormattedCitation":"(Tune et al., 2018; Wöstmann et al., 2016, 2019, 2021)","previouslyFormattedCitation":"(Tune et al., 2018; Wöstmann et al., 2016, 2019, 2021)"},"properties":{"noteIndex":0},"schema":"https://github.com/citation-style-language/schema/raw/master/csl-citation.json"}</w:instrText>
      </w:r>
      <w:r w:rsidRPr="00A10976" w:rsidR="00B31A03">
        <w:rPr>
          <w:rFonts w:ascii="Times New Roman" w:hAnsi="Times New Roman" w:cs="Times New Roman"/>
          <w:sz w:val="24"/>
          <w:szCs w:val="24"/>
          <w:lang w:val="en-GB"/>
          <w:rPrChange w:author="Houwelin2" w:date="2022-10-18T16:12:00Z" w:id="622">
            <w:rPr>
              <w:rFonts w:ascii="Times New Roman" w:hAnsi="Times New Roman" w:cs="Times New Roman"/>
              <w:sz w:val="24"/>
              <w:szCs w:val="24"/>
              <w:u w:val="single"/>
              <w:lang w:val="en-GB"/>
            </w:rPr>
          </w:rPrChange>
        </w:rPr>
        <w:fldChar w:fldCharType="separate"/>
      </w:r>
      <w:r w:rsidRPr="00A10976" w:rsidR="00B31A03">
        <w:rPr>
          <w:rFonts w:ascii="Times New Roman" w:hAnsi="Times New Roman" w:cs="Times New Roman"/>
          <w:noProof/>
          <w:sz w:val="24"/>
          <w:szCs w:val="24"/>
          <w:lang w:val="en-GB"/>
          <w:rPrChange w:author="Houwelin2" w:date="2022-10-18T16:12:00Z" w:id="623">
            <w:rPr>
              <w:rFonts w:ascii="Times New Roman" w:hAnsi="Times New Roman" w:cs="Times New Roman"/>
              <w:noProof/>
              <w:sz w:val="24"/>
              <w:szCs w:val="24"/>
              <w:lang w:val="en-GB"/>
            </w:rPr>
          </w:rPrChange>
        </w:rPr>
        <w:t>(Tune et al., 2018; Wöstmann et al., 2016, 2019, 2021)</w:t>
      </w:r>
      <w:ins w:author="Houwelin2" w:date="2022-08-30T18:18:00Z" w:id="624">
        <w:r w:rsidRPr="00A10976" w:rsidR="00B31A03">
          <w:rPr>
            <w:rFonts w:ascii="Times New Roman" w:hAnsi="Times New Roman" w:cs="Times New Roman"/>
            <w:sz w:val="24"/>
            <w:szCs w:val="24"/>
            <w:lang w:val="en-GB"/>
            <w:rPrChange w:author="Houwelin2" w:date="2022-10-18T16:12:00Z" w:id="625">
              <w:rPr>
                <w:rFonts w:ascii="Times New Roman" w:hAnsi="Times New Roman" w:cs="Times New Roman"/>
                <w:sz w:val="24"/>
                <w:szCs w:val="24"/>
                <w:u w:val="single"/>
                <w:lang w:val="en-GB"/>
              </w:rPr>
            </w:rPrChange>
          </w:rPr>
          <w:fldChar w:fldCharType="end"/>
        </w:r>
      </w:ins>
      <w:ins w:author="Houwelin2" w:date="2022-08-30T18:12:00Z" w:id="626">
        <w:r w:rsidRPr="00A10976" w:rsidR="009D0706">
          <w:rPr>
            <w:rFonts w:ascii="Times New Roman" w:hAnsi="Times New Roman" w:cs="Times New Roman"/>
            <w:sz w:val="24"/>
            <w:szCs w:val="24"/>
            <w:lang w:val="en-GB"/>
            <w:rPrChange w:author="Houwelin2" w:date="2022-10-18T16:12:00Z" w:id="627">
              <w:rPr>
                <w:rFonts w:ascii="Times New Roman" w:hAnsi="Times New Roman" w:cs="Times New Roman"/>
                <w:sz w:val="24"/>
                <w:szCs w:val="24"/>
                <w:u w:val="single"/>
                <w:lang w:val="en-GB"/>
              </w:rPr>
            </w:rPrChange>
          </w:rPr>
          <w:t>.</w:t>
        </w:r>
      </w:ins>
      <w:ins w:author="Houwelin2" w:date="2022-08-30T18:18:00Z" w:id="628">
        <w:r w:rsidRPr="00A10976" w:rsidR="00D92C60">
          <w:rPr>
            <w:rFonts w:ascii="Times New Roman" w:hAnsi="Times New Roman" w:cs="Times New Roman"/>
            <w:sz w:val="24"/>
            <w:szCs w:val="24"/>
            <w:lang w:val="en-GB"/>
            <w:rPrChange w:author="Houwelin2" w:date="2022-10-18T16:12:00Z" w:id="629">
              <w:rPr>
                <w:rFonts w:ascii="Times New Roman" w:hAnsi="Times New Roman" w:cs="Times New Roman"/>
                <w:sz w:val="24"/>
                <w:szCs w:val="24"/>
                <w:u w:val="single"/>
                <w:lang w:val="en-GB"/>
              </w:rPr>
            </w:rPrChange>
          </w:rPr>
          <w:t xml:space="preserve"> </w:t>
        </w:r>
      </w:ins>
      <w:ins w:author="Houwelin2" w:date="2022-08-30T18:23:00Z" w:id="630">
        <w:r w:rsidRPr="00A10976" w:rsidR="00D92C60">
          <w:rPr>
            <w:rFonts w:ascii="Times New Roman" w:hAnsi="Times New Roman" w:cs="Times New Roman"/>
            <w:sz w:val="24"/>
            <w:szCs w:val="24"/>
            <w:lang w:val="en-GB"/>
            <w:rPrChange w:author="Houwelin2" w:date="2022-10-18T16:12:00Z" w:id="631">
              <w:rPr>
                <w:rFonts w:ascii="Times New Roman" w:hAnsi="Times New Roman" w:cs="Times New Roman"/>
                <w:sz w:val="24"/>
                <w:szCs w:val="24"/>
                <w:u w:val="single"/>
                <w:lang w:val="en-GB"/>
              </w:rPr>
            </w:rPrChange>
          </w:rPr>
          <w:t>Increased</w:t>
        </w:r>
      </w:ins>
      <w:ins w:author="Houwelin2" w:date="2022-08-30T18:21:00Z" w:id="632">
        <w:r w:rsidRPr="00A10976" w:rsidR="00D92C60">
          <w:rPr>
            <w:rFonts w:ascii="Times New Roman" w:hAnsi="Times New Roman" w:cs="Times New Roman"/>
            <w:sz w:val="24"/>
            <w:szCs w:val="24"/>
            <w:lang w:val="en-GB"/>
            <w:rPrChange w:author="Houwelin2" w:date="2022-10-18T16:12:00Z" w:id="633">
              <w:rPr>
                <w:rFonts w:ascii="Times New Roman" w:hAnsi="Times New Roman" w:cs="Times New Roman"/>
                <w:sz w:val="24"/>
                <w:szCs w:val="24"/>
                <w:u w:val="single"/>
                <w:lang w:val="en-GB"/>
              </w:rPr>
            </w:rPrChange>
          </w:rPr>
          <w:t xml:space="preserve"> ipsilateral </w:t>
        </w:r>
      </w:ins>
      <w:ins w:author="Houwelin2" w:date="2022-08-30T18:19:00Z" w:id="634">
        <w:r w:rsidRPr="00A10976" w:rsidR="00D92C60">
          <w:rPr>
            <w:rFonts w:ascii="Times New Roman" w:hAnsi="Times New Roman" w:cs="Times New Roman"/>
            <w:sz w:val="24"/>
            <w:szCs w:val="24"/>
            <w:lang w:val="en-GB"/>
            <w:rPrChange w:author="Houwelin2" w:date="2022-10-18T16:12:00Z" w:id="635">
              <w:rPr>
                <w:rFonts w:ascii="Times New Roman" w:hAnsi="Times New Roman" w:cs="Times New Roman"/>
                <w:sz w:val="24"/>
                <w:szCs w:val="24"/>
                <w:u w:val="single"/>
                <w:lang w:val="en-GB"/>
              </w:rPr>
            </w:rPrChange>
          </w:rPr>
          <w:t xml:space="preserve">α power </w:t>
        </w:r>
      </w:ins>
      <w:ins w:author="Houwelin2" w:date="2022-08-30T18:20:00Z" w:id="636">
        <w:r w:rsidRPr="00A10976" w:rsidR="00D92C60">
          <w:rPr>
            <w:rFonts w:ascii="Times New Roman" w:hAnsi="Times New Roman" w:cs="Times New Roman"/>
            <w:sz w:val="24"/>
            <w:szCs w:val="24"/>
            <w:lang w:val="en-GB"/>
            <w:rPrChange w:author="Houwelin2" w:date="2022-10-18T16:12:00Z" w:id="637">
              <w:rPr>
                <w:rFonts w:ascii="Times New Roman" w:hAnsi="Times New Roman" w:cs="Times New Roman"/>
                <w:sz w:val="24"/>
                <w:szCs w:val="24"/>
                <w:u w:val="single"/>
                <w:lang w:val="en-GB"/>
              </w:rPr>
            </w:rPrChange>
          </w:rPr>
          <w:t xml:space="preserve">is thought to reflect </w:t>
        </w:r>
      </w:ins>
      <w:ins w:author="Houwelin2" w:date="2022-08-30T18:21:00Z" w:id="638">
        <w:r w:rsidRPr="00A10976" w:rsidR="00D92C60">
          <w:rPr>
            <w:rFonts w:ascii="Times New Roman" w:hAnsi="Times New Roman" w:cs="Times New Roman"/>
            <w:sz w:val="24"/>
            <w:szCs w:val="24"/>
            <w:lang w:val="en-GB"/>
            <w:rPrChange w:author="Houwelin2" w:date="2022-10-18T16:12:00Z" w:id="639">
              <w:rPr>
                <w:rFonts w:ascii="Times New Roman" w:hAnsi="Times New Roman" w:cs="Times New Roman"/>
                <w:sz w:val="24"/>
                <w:szCs w:val="24"/>
                <w:u w:val="single"/>
                <w:lang w:val="en-GB"/>
              </w:rPr>
            </w:rPrChange>
          </w:rPr>
          <w:t xml:space="preserve">inhibition of cortical activity in the hemisphere processing the unattended </w:t>
        </w:r>
      </w:ins>
      <w:proofErr w:type="spellStart"/>
      <w:ins w:author="Houwelin2" w:date="2022-08-30T18:22:00Z" w:id="640">
        <w:r w:rsidRPr="00A10976" w:rsidR="00D92C60">
          <w:rPr>
            <w:rFonts w:ascii="Times New Roman" w:hAnsi="Times New Roman" w:cs="Times New Roman"/>
            <w:sz w:val="24"/>
            <w:szCs w:val="24"/>
            <w:lang w:val="en-GB"/>
            <w:rPrChange w:author="Houwelin2" w:date="2022-10-18T16:12:00Z" w:id="641">
              <w:rPr>
                <w:rFonts w:ascii="Times New Roman" w:hAnsi="Times New Roman" w:cs="Times New Roman"/>
                <w:sz w:val="24"/>
                <w:szCs w:val="24"/>
                <w:u w:val="single"/>
                <w:lang w:val="en-GB"/>
              </w:rPr>
            </w:rPrChange>
          </w:rPr>
          <w:t>hemispace</w:t>
        </w:r>
        <w:proofErr w:type="spellEnd"/>
        <w:r w:rsidRPr="00A10976" w:rsidR="00D92C60">
          <w:rPr>
            <w:rFonts w:ascii="Times New Roman" w:hAnsi="Times New Roman" w:cs="Times New Roman"/>
            <w:sz w:val="24"/>
            <w:szCs w:val="24"/>
            <w:lang w:val="en-GB"/>
            <w:rPrChange w:author="Houwelin2" w:date="2022-10-18T16:12:00Z" w:id="642">
              <w:rPr>
                <w:rFonts w:ascii="Times New Roman" w:hAnsi="Times New Roman" w:cs="Times New Roman"/>
                <w:sz w:val="24"/>
                <w:szCs w:val="24"/>
                <w:u w:val="single"/>
                <w:lang w:val="en-GB"/>
              </w:rPr>
            </w:rPrChange>
          </w:rPr>
          <w:t xml:space="preserve">. By contrast, </w:t>
        </w:r>
      </w:ins>
      <w:ins w:author="Houwelin2" w:date="2022-08-30T18:23:00Z" w:id="643">
        <w:r w:rsidRPr="00A10976" w:rsidR="00D92C60">
          <w:rPr>
            <w:rFonts w:ascii="Times New Roman" w:hAnsi="Times New Roman" w:cs="Times New Roman"/>
            <w:sz w:val="24"/>
            <w:szCs w:val="24"/>
            <w:lang w:val="en-GB"/>
            <w:rPrChange w:author="Houwelin2" w:date="2022-10-18T16:12:00Z" w:id="644">
              <w:rPr>
                <w:rFonts w:ascii="Times New Roman" w:hAnsi="Times New Roman" w:cs="Times New Roman"/>
                <w:sz w:val="24"/>
                <w:szCs w:val="24"/>
                <w:u w:val="single"/>
                <w:lang w:val="en-GB"/>
              </w:rPr>
            </w:rPrChange>
          </w:rPr>
          <w:t xml:space="preserve">decreased contralateral α power is thought to represent </w:t>
        </w:r>
      </w:ins>
      <w:ins w:author="Houwelin2" w:date="2022-08-30T18:24:00Z" w:id="645">
        <w:r w:rsidRPr="00A10976" w:rsidR="00D92C60">
          <w:rPr>
            <w:rFonts w:ascii="Times New Roman" w:hAnsi="Times New Roman" w:cs="Times New Roman"/>
            <w:sz w:val="24"/>
            <w:szCs w:val="24"/>
            <w:lang w:val="en-GB"/>
            <w:rPrChange w:author="Houwelin2" w:date="2022-10-18T16:12:00Z" w:id="646">
              <w:rPr>
                <w:rFonts w:ascii="Times New Roman" w:hAnsi="Times New Roman" w:cs="Times New Roman"/>
                <w:sz w:val="24"/>
                <w:szCs w:val="24"/>
                <w:u w:val="single"/>
                <w:lang w:val="en-GB"/>
              </w:rPr>
            </w:rPrChange>
          </w:rPr>
          <w:t xml:space="preserve">disinhibition of cortical activity in the hemisphere processing the attended </w:t>
        </w:r>
        <w:proofErr w:type="spellStart"/>
        <w:r w:rsidRPr="00A10976" w:rsidR="00D92C60">
          <w:rPr>
            <w:rFonts w:ascii="Times New Roman" w:hAnsi="Times New Roman" w:cs="Times New Roman"/>
            <w:sz w:val="24"/>
            <w:szCs w:val="24"/>
            <w:lang w:val="en-GB"/>
            <w:rPrChange w:author="Houwelin2" w:date="2022-10-18T16:12:00Z" w:id="647">
              <w:rPr>
                <w:rFonts w:ascii="Times New Roman" w:hAnsi="Times New Roman" w:cs="Times New Roman"/>
                <w:sz w:val="24"/>
                <w:szCs w:val="24"/>
                <w:u w:val="single"/>
                <w:lang w:val="en-GB"/>
              </w:rPr>
            </w:rPrChange>
          </w:rPr>
          <w:t>hemispace</w:t>
        </w:r>
        <w:proofErr w:type="spellEnd"/>
        <w:r w:rsidRPr="00A10976" w:rsidR="00D92C60">
          <w:rPr>
            <w:rFonts w:ascii="Times New Roman" w:hAnsi="Times New Roman" w:cs="Times New Roman"/>
            <w:sz w:val="24"/>
            <w:szCs w:val="24"/>
            <w:lang w:val="en-GB"/>
            <w:rPrChange w:author="Houwelin2" w:date="2022-10-18T16:12:00Z" w:id="648">
              <w:rPr>
                <w:rFonts w:ascii="Times New Roman" w:hAnsi="Times New Roman" w:cs="Times New Roman"/>
                <w:sz w:val="24"/>
                <w:szCs w:val="24"/>
                <w:u w:val="single"/>
                <w:lang w:val="en-GB"/>
              </w:rPr>
            </w:rPrChange>
          </w:rPr>
          <w:t>.</w:t>
        </w:r>
      </w:ins>
      <w:ins w:author="Houwelin2" w:date="2022-08-30T18:29:00Z" w:id="649">
        <w:r w:rsidRPr="00A10976" w:rsidR="00114DAA">
          <w:rPr>
            <w:rFonts w:ascii="Times New Roman" w:hAnsi="Times New Roman" w:cs="Times New Roman"/>
            <w:sz w:val="24"/>
            <w:szCs w:val="24"/>
            <w:lang w:val="en-GB"/>
            <w:rPrChange w:author="Houwelin2" w:date="2022-10-18T16:12:00Z" w:id="650">
              <w:rPr>
                <w:rFonts w:ascii="Times New Roman" w:hAnsi="Times New Roman" w:cs="Times New Roman"/>
                <w:sz w:val="24"/>
                <w:szCs w:val="24"/>
                <w:u w:val="single"/>
                <w:lang w:val="en-GB"/>
              </w:rPr>
            </w:rPrChange>
          </w:rPr>
          <w:t xml:space="preserve"> </w:t>
        </w:r>
      </w:ins>
      <w:ins w:author="Houwelin2" w:date="2022-08-30T18:31:00Z" w:id="651">
        <w:r w:rsidRPr="00A10976" w:rsidR="00114DAA">
          <w:rPr>
            <w:rFonts w:ascii="Times New Roman" w:hAnsi="Times New Roman" w:cs="Times New Roman"/>
            <w:sz w:val="24"/>
            <w:szCs w:val="24"/>
            <w:lang w:val="en-GB"/>
            <w:rPrChange w:author="Houwelin2" w:date="2022-10-18T16:12:00Z" w:id="652">
              <w:rPr>
                <w:rFonts w:ascii="Times New Roman" w:hAnsi="Times New Roman" w:cs="Times New Roman"/>
                <w:sz w:val="24"/>
                <w:szCs w:val="24"/>
                <w:u w:val="single"/>
                <w:lang w:val="en-GB"/>
              </w:rPr>
            </w:rPrChange>
          </w:rPr>
          <w:t>Moreover,</w:t>
        </w:r>
      </w:ins>
      <w:ins w:author="Houwelin2" w:date="2022-08-30T18:29:00Z" w:id="653">
        <w:r w:rsidRPr="00A10976" w:rsidR="00114DAA">
          <w:rPr>
            <w:rFonts w:ascii="Times New Roman" w:hAnsi="Times New Roman" w:cs="Times New Roman"/>
            <w:sz w:val="24"/>
            <w:szCs w:val="24"/>
            <w:lang w:val="en-GB"/>
            <w:rPrChange w:author="Houwelin2" w:date="2022-10-18T16:12:00Z" w:id="654">
              <w:rPr>
                <w:rFonts w:ascii="Times New Roman" w:hAnsi="Times New Roman" w:cs="Times New Roman"/>
                <w:sz w:val="24"/>
                <w:szCs w:val="24"/>
                <w:u w:val="single"/>
                <w:lang w:val="en-GB"/>
              </w:rPr>
            </w:rPrChange>
          </w:rPr>
          <w:t xml:space="preserve"> growing body of evidence indicates that</w:t>
        </w:r>
      </w:ins>
      <w:ins w:author="Houwelin2" w:date="2022-09-05T10:50:00Z" w:id="655">
        <w:r w:rsidRPr="00A10976" w:rsidR="00386131">
          <w:rPr>
            <w:rFonts w:ascii="Times New Roman" w:hAnsi="Times New Roman" w:cs="Times New Roman"/>
            <w:sz w:val="24"/>
            <w:szCs w:val="24"/>
            <w:lang w:val="en-GB"/>
            <w:rPrChange w:author="Houwelin2" w:date="2022-10-18T16:12:00Z" w:id="656">
              <w:rPr>
                <w:rFonts w:ascii="Times New Roman" w:hAnsi="Times New Roman" w:cs="Times New Roman"/>
                <w:sz w:val="24"/>
                <w:szCs w:val="24"/>
                <w:u w:val="single"/>
                <w:lang w:val="en-GB"/>
              </w:rPr>
            </w:rPrChange>
          </w:rPr>
          <w:t>,</w:t>
        </w:r>
      </w:ins>
      <w:commentRangeStart w:id="657"/>
      <w:commentRangeStart w:id="658"/>
      <w:ins w:author="Houwelin2" w:date="2022-08-30T18:29:00Z" w:id="659">
        <w:r w:rsidRPr="00A10976" w:rsidR="00114DAA">
          <w:rPr>
            <w:rFonts w:ascii="Times New Roman" w:hAnsi="Times New Roman" w:cs="Times New Roman"/>
            <w:sz w:val="24"/>
            <w:szCs w:val="24"/>
            <w:lang w:val="en-GB"/>
            <w:rPrChange w:author="Houwelin2" w:date="2022-10-18T16:12:00Z" w:id="660">
              <w:rPr>
                <w:rFonts w:ascii="Times New Roman" w:hAnsi="Times New Roman" w:cs="Times New Roman"/>
                <w:sz w:val="24"/>
                <w:szCs w:val="24"/>
                <w:u w:val="single"/>
                <w:lang w:val="en-GB"/>
              </w:rPr>
            </w:rPrChange>
          </w:rPr>
          <w:t xml:space="preserve"> </w:t>
        </w:r>
      </w:ins>
      <w:ins w:author="Alexis Hervais-Adelman (aherva)" w:date="2022-09-01T16:40:00Z" w:id="661">
        <w:r w:rsidRPr="00A10976" w:rsidR="00567384">
          <w:rPr>
            <w:rFonts w:ascii="Times New Roman" w:hAnsi="Times New Roman" w:cs="Times New Roman"/>
            <w:sz w:val="24"/>
            <w:szCs w:val="24"/>
            <w:lang w:val="en-GB"/>
            <w:rPrChange w:author="Houwelin2" w:date="2022-10-18T16:12:00Z" w:id="662">
              <w:rPr>
                <w:rFonts w:ascii="Times New Roman" w:hAnsi="Times New Roman" w:cs="Times New Roman"/>
                <w:sz w:val="24"/>
                <w:szCs w:val="24"/>
                <w:u w:val="single"/>
                <w:lang w:val="en-GB"/>
              </w:rPr>
            </w:rPrChange>
          </w:rPr>
          <w:t>in addition to operating a spatial filter</w:t>
        </w:r>
      </w:ins>
      <w:ins w:author="Houwelin2" w:date="2022-09-05T10:50:00Z" w:id="663">
        <w:r w:rsidRPr="00A10976" w:rsidR="00386131">
          <w:rPr>
            <w:rFonts w:ascii="Times New Roman" w:hAnsi="Times New Roman" w:cs="Times New Roman"/>
            <w:sz w:val="24"/>
            <w:szCs w:val="24"/>
            <w:lang w:val="en-GB"/>
            <w:rPrChange w:author="Houwelin2" w:date="2022-10-18T16:12:00Z" w:id="664">
              <w:rPr>
                <w:rFonts w:ascii="Times New Roman" w:hAnsi="Times New Roman" w:cs="Times New Roman"/>
                <w:sz w:val="24"/>
                <w:szCs w:val="24"/>
                <w:u w:val="single"/>
                <w:lang w:val="en-GB"/>
              </w:rPr>
            </w:rPrChange>
          </w:rPr>
          <w:t>,</w:t>
        </w:r>
      </w:ins>
      <w:ins w:author="Alexis Hervais-Adelman (aherva)" w:date="2022-09-01T16:40:00Z" w:id="665">
        <w:r w:rsidRPr="00A10976" w:rsidR="00567384">
          <w:rPr>
            <w:rFonts w:ascii="Times New Roman" w:hAnsi="Times New Roman" w:cs="Times New Roman"/>
            <w:sz w:val="24"/>
            <w:szCs w:val="24"/>
            <w:lang w:val="en-GB"/>
            <w:rPrChange w:author="Houwelin2" w:date="2022-10-18T16:12:00Z" w:id="666">
              <w:rPr>
                <w:rFonts w:ascii="Times New Roman" w:hAnsi="Times New Roman" w:cs="Times New Roman"/>
                <w:sz w:val="24"/>
                <w:szCs w:val="24"/>
                <w:u w:val="single"/>
                <w:lang w:val="en-GB"/>
              </w:rPr>
            </w:rPrChange>
          </w:rPr>
          <w:t xml:space="preserve"> </w:t>
        </w:r>
      </w:ins>
      <w:ins w:author="Houwelin2" w:date="2022-08-30T18:31:00Z" w:id="667">
        <w:r w:rsidRPr="00A10976" w:rsidR="00114DAA">
          <w:rPr>
            <w:rFonts w:ascii="Times New Roman" w:hAnsi="Times New Roman" w:cs="Times New Roman"/>
            <w:sz w:val="24"/>
            <w:szCs w:val="24"/>
            <w:lang w:val="en-GB"/>
            <w:rPrChange w:author="Houwelin2" w:date="2022-10-18T16:12:00Z" w:id="668">
              <w:rPr>
                <w:rFonts w:ascii="Times New Roman" w:hAnsi="Times New Roman" w:cs="Times New Roman"/>
                <w:sz w:val="24"/>
                <w:szCs w:val="24"/>
                <w:u w:val="single"/>
                <w:lang w:val="en-GB"/>
              </w:rPr>
            </w:rPrChange>
          </w:rPr>
          <w:t xml:space="preserve">α activity </w:t>
        </w:r>
        <w:del w:author="Alexis Hervais-Adelman (aherva)" w:date="2022-09-01T16:41:00Z" w:id="669">
          <w:r w:rsidRPr="00A10976" w:rsidDel="00567384" w:rsidR="00114DAA">
            <w:rPr>
              <w:rFonts w:ascii="Times New Roman" w:hAnsi="Times New Roman" w:cs="Times New Roman"/>
              <w:sz w:val="24"/>
              <w:szCs w:val="24"/>
              <w:lang w:val="en-GB"/>
              <w:rPrChange w:author="Houwelin2" w:date="2022-10-18T16:12:00Z" w:id="670">
                <w:rPr>
                  <w:rFonts w:ascii="Times New Roman" w:hAnsi="Times New Roman" w:cs="Times New Roman"/>
                  <w:sz w:val="24"/>
                  <w:szCs w:val="24"/>
                  <w:u w:val="single"/>
                  <w:lang w:val="en-GB"/>
                </w:rPr>
              </w:rPrChange>
            </w:rPr>
            <w:delText>is not only sensitive to spatial informat</w:delText>
          </w:r>
        </w:del>
      </w:ins>
      <w:ins w:author="Houwelin2" w:date="2022-08-30T18:32:00Z" w:id="671">
        <w:del w:author="Alexis Hervais-Adelman (aherva)" w:date="2022-09-01T16:41:00Z" w:id="672">
          <w:r w:rsidRPr="00A10976" w:rsidDel="00567384" w:rsidR="00114DAA">
            <w:rPr>
              <w:rFonts w:ascii="Times New Roman" w:hAnsi="Times New Roman" w:cs="Times New Roman"/>
              <w:sz w:val="24"/>
              <w:szCs w:val="24"/>
              <w:lang w:val="en-GB"/>
              <w:rPrChange w:author="Houwelin2" w:date="2022-10-18T16:12:00Z" w:id="673">
                <w:rPr>
                  <w:rFonts w:ascii="Times New Roman" w:hAnsi="Times New Roman" w:cs="Times New Roman"/>
                  <w:sz w:val="24"/>
                  <w:szCs w:val="24"/>
                  <w:u w:val="single"/>
                  <w:lang w:val="en-GB"/>
                </w:rPr>
              </w:rPrChange>
            </w:rPr>
            <w:delText>io</w:delText>
          </w:r>
          <w:r w:rsidRPr="00A10976" w:rsidDel="00567384" w:rsidR="00461523">
            <w:rPr>
              <w:rFonts w:ascii="Times New Roman" w:hAnsi="Times New Roman" w:cs="Times New Roman"/>
              <w:sz w:val="24"/>
              <w:szCs w:val="24"/>
              <w:lang w:val="en-GB"/>
              <w:rPrChange w:author="Houwelin2" w:date="2022-10-18T16:12:00Z" w:id="674">
                <w:rPr>
                  <w:rFonts w:ascii="Times New Roman" w:hAnsi="Times New Roman" w:cs="Times New Roman"/>
                  <w:sz w:val="24"/>
                  <w:szCs w:val="24"/>
                  <w:u w:val="single"/>
                  <w:lang w:val="en-GB"/>
                </w:rPr>
              </w:rPrChange>
            </w:rPr>
            <w:delText>n</w:delText>
          </w:r>
        </w:del>
      </w:ins>
      <w:ins w:author="Houwelin2" w:date="2022-08-30T18:34:00Z" w:id="675">
        <w:del w:author="Alexis Hervais-Adelman (aherva)" w:date="2022-09-01T16:41:00Z" w:id="676">
          <w:r w:rsidRPr="00A10976" w:rsidDel="00567384" w:rsidR="00461523">
            <w:rPr>
              <w:rFonts w:ascii="Times New Roman" w:hAnsi="Times New Roman" w:cs="Times New Roman"/>
              <w:sz w:val="24"/>
              <w:szCs w:val="24"/>
              <w:lang w:val="en-GB"/>
              <w:rPrChange w:author="Houwelin2" w:date="2022-10-18T16:12:00Z" w:id="677">
                <w:rPr>
                  <w:rFonts w:ascii="Times New Roman" w:hAnsi="Times New Roman" w:cs="Times New Roman"/>
                  <w:sz w:val="24"/>
                  <w:szCs w:val="24"/>
                  <w:u w:val="single"/>
                  <w:lang w:val="en-GB"/>
                </w:rPr>
              </w:rPrChange>
            </w:rPr>
            <w:delText xml:space="preserve">, </w:delText>
          </w:r>
        </w:del>
      </w:ins>
      <w:del w:author="Alexis Hervais-Adelman (aherva)" w:date="2022-09-01T16:41:00Z" w:id="678">
        <w:commentRangeEnd w:id="657"/>
        <w:r w:rsidRPr="00D96C72" w:rsidDel="00567384" w:rsidR="000B74A5">
          <w:rPr>
            <w:rStyle w:val="CommentReference"/>
          </w:rPr>
          <w:commentReference w:id="657"/>
        </w:r>
      </w:del>
      <w:commentRangeEnd w:id="658"/>
      <w:r w:rsidRPr="00D96C72" w:rsidR="003A6B52">
        <w:rPr>
          <w:rStyle w:val="CommentReference"/>
        </w:rPr>
        <w:commentReference w:id="658"/>
      </w:r>
      <w:ins w:author="Houwelin2" w:date="2022-08-30T18:34:00Z" w:id="679">
        <w:del w:author="Alexis Hervais-Adelman (aherva)" w:date="2022-09-01T16:41:00Z" w:id="680">
          <w:r w:rsidRPr="00A10976" w:rsidDel="00567384" w:rsidR="00461523">
            <w:rPr>
              <w:rFonts w:ascii="Times New Roman" w:hAnsi="Times New Roman" w:cs="Times New Roman"/>
              <w:sz w:val="24"/>
              <w:szCs w:val="24"/>
              <w:lang w:val="en-GB"/>
              <w:rPrChange w:author="Houwelin2" w:date="2022-10-18T16:12:00Z" w:id="681">
                <w:rPr>
                  <w:rFonts w:ascii="Times New Roman" w:hAnsi="Times New Roman" w:cs="Times New Roman"/>
                  <w:sz w:val="24"/>
                  <w:szCs w:val="24"/>
                  <w:u w:val="single"/>
                  <w:lang w:val="en-GB"/>
                </w:rPr>
              </w:rPrChange>
            </w:rPr>
            <w:delText>but to temporal information too</w:delText>
          </w:r>
        </w:del>
      </w:ins>
      <w:ins w:author="Alexis Hervais-Adelman (aherva)" w:date="2022-09-01T16:41:00Z" w:id="682">
        <w:r w:rsidRPr="00A10976" w:rsidR="00567384">
          <w:rPr>
            <w:rFonts w:ascii="Times New Roman" w:hAnsi="Times New Roman" w:cs="Times New Roman"/>
            <w:sz w:val="24"/>
            <w:szCs w:val="24"/>
            <w:lang w:val="en-GB"/>
            <w:rPrChange w:author="Houwelin2" w:date="2022-10-18T16:12:00Z" w:id="683">
              <w:rPr>
                <w:rFonts w:ascii="Times New Roman" w:hAnsi="Times New Roman" w:cs="Times New Roman"/>
                <w:sz w:val="24"/>
                <w:szCs w:val="24"/>
                <w:u w:val="single"/>
                <w:lang w:val="en-GB"/>
              </w:rPr>
            </w:rPrChange>
          </w:rPr>
          <w:t xml:space="preserve">is also </w:t>
        </w:r>
        <w:r w:rsidRPr="00A10976" w:rsidR="00C76F2C">
          <w:rPr>
            <w:rFonts w:ascii="Times New Roman" w:hAnsi="Times New Roman" w:cs="Times New Roman"/>
            <w:sz w:val="24"/>
            <w:szCs w:val="24"/>
            <w:lang w:val="en-GB"/>
            <w:rPrChange w:author="Houwelin2" w:date="2022-10-18T16:12:00Z" w:id="684">
              <w:rPr>
                <w:rFonts w:ascii="Times New Roman" w:hAnsi="Times New Roman" w:cs="Times New Roman"/>
                <w:sz w:val="24"/>
                <w:szCs w:val="24"/>
                <w:u w:val="single"/>
                <w:lang w:val="en-GB"/>
              </w:rPr>
            </w:rPrChange>
          </w:rPr>
          <w:t xml:space="preserve">temporally </w:t>
        </w:r>
        <w:r w:rsidRPr="00A10976" w:rsidR="00567384">
          <w:rPr>
            <w:rFonts w:ascii="Times New Roman" w:hAnsi="Times New Roman" w:cs="Times New Roman"/>
            <w:sz w:val="24"/>
            <w:szCs w:val="24"/>
            <w:lang w:val="en-GB"/>
            <w:rPrChange w:author="Houwelin2" w:date="2022-10-18T16:12:00Z" w:id="685">
              <w:rPr>
                <w:rFonts w:ascii="Times New Roman" w:hAnsi="Times New Roman" w:cs="Times New Roman"/>
                <w:sz w:val="24"/>
                <w:szCs w:val="24"/>
                <w:u w:val="single"/>
                <w:lang w:val="en-GB"/>
              </w:rPr>
            </w:rPrChange>
          </w:rPr>
          <w:t>modulated</w:t>
        </w:r>
        <w:r w:rsidRPr="00A10976" w:rsidR="00C76F2C">
          <w:rPr>
            <w:rFonts w:ascii="Times New Roman" w:hAnsi="Times New Roman" w:cs="Times New Roman"/>
            <w:sz w:val="24"/>
            <w:szCs w:val="24"/>
            <w:lang w:val="en-GB"/>
            <w:rPrChange w:author="Houwelin2" w:date="2022-10-18T16:12:00Z" w:id="686">
              <w:rPr>
                <w:rFonts w:ascii="Times New Roman" w:hAnsi="Times New Roman" w:cs="Times New Roman"/>
                <w:sz w:val="24"/>
                <w:szCs w:val="24"/>
                <w:u w:val="single"/>
                <w:lang w:val="en-GB"/>
              </w:rPr>
            </w:rPrChange>
          </w:rPr>
          <w:t xml:space="preserve"> as a function of task demands, rendering it a potential implementation </w:t>
        </w:r>
        <w:r w:rsidRPr="00A10976" w:rsidR="003469C5">
          <w:rPr>
            <w:rFonts w:ascii="Times New Roman" w:hAnsi="Times New Roman" w:cs="Times New Roman"/>
            <w:sz w:val="24"/>
            <w:szCs w:val="24"/>
            <w:lang w:val="en-GB"/>
            <w:rPrChange w:author="Houwelin2" w:date="2022-10-18T16:12:00Z" w:id="687">
              <w:rPr>
                <w:rFonts w:ascii="Times New Roman" w:hAnsi="Times New Roman" w:cs="Times New Roman"/>
                <w:sz w:val="24"/>
                <w:szCs w:val="24"/>
                <w:u w:val="single"/>
                <w:lang w:val="en-GB"/>
              </w:rPr>
            </w:rPrChange>
          </w:rPr>
          <w:t xml:space="preserve">of </w:t>
        </w:r>
        <w:proofErr w:type="spellStart"/>
        <w:r w:rsidRPr="00A10976" w:rsidR="00C76F2C">
          <w:rPr>
            <w:rFonts w:ascii="Times New Roman" w:hAnsi="Times New Roman" w:cs="Times New Roman"/>
            <w:sz w:val="24"/>
            <w:szCs w:val="24"/>
            <w:lang w:val="en-GB"/>
            <w:rPrChange w:author="Houwelin2" w:date="2022-10-18T16:12:00Z" w:id="688">
              <w:rPr>
                <w:rFonts w:ascii="Times New Roman" w:hAnsi="Times New Roman" w:cs="Times New Roman"/>
                <w:sz w:val="24"/>
                <w:szCs w:val="24"/>
                <w:u w:val="single"/>
                <w:lang w:val="en-GB"/>
              </w:rPr>
            </w:rPrChange>
          </w:rPr>
          <w:t>spatio</w:t>
        </w:r>
        <w:proofErr w:type="spellEnd"/>
        <w:r w:rsidRPr="00A10976" w:rsidR="00C76F2C">
          <w:rPr>
            <w:rFonts w:ascii="Times New Roman" w:hAnsi="Times New Roman" w:cs="Times New Roman"/>
            <w:sz w:val="24"/>
            <w:szCs w:val="24"/>
            <w:lang w:val="en-GB"/>
            <w:rPrChange w:author="Houwelin2" w:date="2022-10-18T16:12:00Z" w:id="689">
              <w:rPr>
                <w:rFonts w:ascii="Times New Roman" w:hAnsi="Times New Roman" w:cs="Times New Roman"/>
                <w:sz w:val="24"/>
                <w:szCs w:val="24"/>
                <w:u w:val="single"/>
                <w:lang w:val="en-GB"/>
              </w:rPr>
            </w:rPrChange>
          </w:rPr>
          <w:t>-temporal filter</w:t>
        </w:r>
        <w:r w:rsidRPr="00A10976" w:rsidR="003469C5">
          <w:rPr>
            <w:rFonts w:ascii="Times New Roman" w:hAnsi="Times New Roman" w:cs="Times New Roman"/>
            <w:sz w:val="24"/>
            <w:szCs w:val="24"/>
            <w:lang w:val="en-GB"/>
            <w:rPrChange w:author="Houwelin2" w:date="2022-10-18T16:12:00Z" w:id="690">
              <w:rPr>
                <w:rFonts w:ascii="Times New Roman" w:hAnsi="Times New Roman" w:cs="Times New Roman"/>
                <w:sz w:val="24"/>
                <w:szCs w:val="24"/>
                <w:u w:val="single"/>
                <w:lang w:val="en-GB"/>
              </w:rPr>
            </w:rPrChange>
          </w:rPr>
          <w:t>ing in the auditory system</w:t>
        </w:r>
      </w:ins>
      <w:ins w:author="Houwelin2" w:date="2022-08-30T18:32:00Z" w:id="691">
        <w:r w:rsidRPr="00A10976" w:rsidR="00461523">
          <w:rPr>
            <w:rFonts w:ascii="Times New Roman" w:hAnsi="Times New Roman" w:cs="Times New Roman"/>
            <w:sz w:val="24"/>
            <w:szCs w:val="24"/>
            <w:lang w:val="en-GB"/>
            <w:rPrChange w:author="Houwelin2" w:date="2022-10-18T16:12:00Z" w:id="692">
              <w:rPr>
                <w:rFonts w:ascii="Times New Roman" w:hAnsi="Times New Roman" w:cs="Times New Roman"/>
                <w:sz w:val="24"/>
                <w:szCs w:val="24"/>
                <w:u w:val="single"/>
                <w:lang w:val="en-GB"/>
              </w:rPr>
            </w:rPrChange>
          </w:rPr>
          <w:t xml:space="preserve">. </w:t>
        </w:r>
      </w:ins>
      <w:commentRangeStart w:id="693"/>
      <w:ins w:author="Houwelin2" w:date="2022-10-18T16:21:00Z" w:id="694">
        <w:r w:rsidR="00721B70">
          <w:rPr>
            <w:rFonts w:ascii="Times New Roman" w:hAnsi="Times New Roman" w:cs="Times New Roman"/>
            <w:sz w:val="24"/>
            <w:szCs w:val="24"/>
            <w:lang w:val="en-GB"/>
          </w:rPr>
          <w:t>In one study</w:t>
        </w:r>
      </w:ins>
      <w:ins w:author="Houwelin2" w:date="2022-10-18T16:23:00Z" w:id="695">
        <w:r w:rsidR="00721B70">
          <w:rPr>
            <w:rFonts w:ascii="Times New Roman" w:hAnsi="Times New Roman" w:cs="Times New Roman"/>
            <w:sz w:val="24"/>
            <w:szCs w:val="24"/>
            <w:lang w:val="en-GB"/>
          </w:rPr>
          <w:t xml:space="preserve"> </w:t>
        </w:r>
        <w:r w:rsidR="00D96C72">
          <w:rPr>
            <w:rFonts w:ascii="Times New Roman" w:hAnsi="Times New Roman" w:cs="Times New Roman"/>
            <w:sz w:val="24"/>
            <w:szCs w:val="24"/>
            <w:lang w:val="en-GB"/>
          </w:rPr>
          <w:fldChar w:fldCharType="begin" w:fldLock="1"/>
        </w:r>
      </w:ins>
      <w:r w:rsidR="00247D68">
        <w:rPr>
          <w:rFonts w:ascii="Times New Roman" w:hAnsi="Times New Roman" w:cs="Times New Roman"/>
          <w:sz w:val="24"/>
          <w:szCs w:val="24"/>
          <w:lang w:val="en-GB"/>
        </w:rPr>
        <w:instrText>ADDIN CSL_CITATION {"citationItems":[{"id":"ITEM-1","itemData":{"DOI":"10.1073/pnas.1523357113","ISBN":"1215421109","ISSN":"0027-8424","PMID":"27001861","abstract":"Attention plays a fundamental role in selectively processing stimuli in our environment despite distraction. Spatial attention induces increasing and decreasing power of neural alpha oscillations (8-12 Hz) in brain regions ipsilateral and contralateral to the locus of attention, respectively. This study tested whether the hemispheric lateralization of alpha power codes not just the spatial location but also the temporal structure of the stimulus. Participants attended to spoken digits presented to one ear and ignored tightly synchronized distracting digits presented to the other ear. In the magnetoencephalogram, spatial attention induced lateralization of alpha power in parietal, but notably also in auditory cortical regions. This alpha power lateralization was not maintained steadily but fluctuated in synchrony with the speech rate and lagged the time course of low-frequency (1-5 Hz) sensory synchronization. Higher amplitude of alpha power modulation at the speech rate was predictive of a listener's enhanced performance of stream-specific speech comprehension. Our findings demonstrate that alpha power lateralization is modulated in tune with the sensory input and acts as a spatiotemporal filter controlling the read-out of sensory content.","author":[{"dropping-particle":"","family":"Wöstmann","given":"Malte","non-dropping-particle":"","parse-names":false,"suffix":""},{"dropping-particle":"","family":"Herrmann","given":"Björn","non-dropping-particle":"","parse-names":false,"suffix":""},{"dropping-particle":"","family":"Maess","given":"Burkhard","non-dropping-particle":"","parse-names":false,"suffix":""},{"dropping-particle":"","family":"Obleser","given":"Jonas","non-dropping-particle":"","parse-names":false,"suffix":""}],"container-title":"Proceedings of the National Academy of Sciences","id":"ITEM-1","issue":"14","issued":{"date-parts":[["2016"]]},"page":"3873-3878","title":"Spatiotemporal dynamics of auditory attention synchronize with speech","type":"article-journal","volume":"113"},"uris":["http://www.mendeley.com/documents/?uuid=b7abb537-7f89-4694-9c82-eb1904e3543d"]}],"mendeley":{"formattedCitation":"(Wöstmann et al., 2016)","plainTextFormattedCitation":"(Wöstmann et al., 2016)","previouslyFormattedCitation":"(Wöstmann et al., 2016)"},"properties":{"noteIndex":0},"schema":"https://github.com/citation-style-language/schema/raw/master/csl-citation.json"}</w:instrText>
      </w:r>
      <w:r w:rsidR="00D96C72">
        <w:rPr>
          <w:rFonts w:ascii="Times New Roman" w:hAnsi="Times New Roman" w:cs="Times New Roman"/>
          <w:sz w:val="24"/>
          <w:szCs w:val="24"/>
          <w:lang w:val="en-GB"/>
        </w:rPr>
        <w:fldChar w:fldCharType="separate"/>
      </w:r>
      <w:r w:rsidRPr="00D96C72" w:rsidR="00D96C72">
        <w:rPr>
          <w:rFonts w:ascii="Times New Roman" w:hAnsi="Times New Roman" w:cs="Times New Roman"/>
          <w:noProof/>
          <w:sz w:val="24"/>
          <w:szCs w:val="24"/>
          <w:lang w:val="en-GB"/>
        </w:rPr>
        <w:t>(Wöstmann et al., 2016)</w:t>
      </w:r>
      <w:ins w:author="Houwelin2" w:date="2022-10-18T16:23:00Z" w:id="696">
        <w:r w:rsidR="00D96C72">
          <w:rPr>
            <w:rFonts w:ascii="Times New Roman" w:hAnsi="Times New Roman" w:cs="Times New Roman"/>
            <w:sz w:val="24"/>
            <w:szCs w:val="24"/>
            <w:lang w:val="en-GB"/>
          </w:rPr>
          <w:fldChar w:fldCharType="end"/>
        </w:r>
      </w:ins>
      <w:ins w:author="Houwelin2" w:date="2022-10-18T16:21:00Z" w:id="697">
        <w:r w:rsidR="00721B70">
          <w:rPr>
            <w:rFonts w:ascii="Times New Roman" w:hAnsi="Times New Roman" w:cs="Times New Roman"/>
            <w:sz w:val="24"/>
            <w:szCs w:val="24"/>
            <w:lang w:val="en-GB"/>
          </w:rPr>
          <w:t>, p</w:t>
        </w:r>
        <w:r w:rsidRPr="00721B70" w:rsidR="00721B70">
          <w:rPr>
            <w:rFonts w:ascii="Times New Roman" w:hAnsi="Times New Roman" w:cs="Times New Roman"/>
            <w:sz w:val="24"/>
            <w:szCs w:val="24"/>
            <w:lang w:val="en-GB"/>
          </w:rPr>
          <w:t xml:space="preserve">articipants </w:t>
        </w:r>
        <w:r w:rsidR="00721B70">
          <w:rPr>
            <w:rFonts w:ascii="Times New Roman" w:hAnsi="Times New Roman" w:cs="Times New Roman"/>
            <w:sz w:val="24"/>
            <w:szCs w:val="24"/>
            <w:lang w:val="en-GB"/>
          </w:rPr>
          <w:t>were presented with a to-be-attended stream of</w:t>
        </w:r>
        <w:r w:rsidRPr="00721B70" w:rsidR="00721B70">
          <w:rPr>
            <w:rFonts w:ascii="Times New Roman" w:hAnsi="Times New Roman" w:cs="Times New Roman"/>
            <w:sz w:val="24"/>
            <w:szCs w:val="24"/>
            <w:lang w:val="en-GB"/>
          </w:rPr>
          <w:t xml:space="preserve"> spoken </w:t>
        </w:r>
      </w:ins>
      <w:ins w:author="Houwelin2" w:date="2022-10-18T16:42:00Z" w:id="698">
        <w:r w:rsidR="00BD7B61">
          <w:rPr>
            <w:rFonts w:ascii="Times New Roman" w:hAnsi="Times New Roman" w:cs="Times New Roman"/>
            <w:sz w:val="24"/>
            <w:szCs w:val="24"/>
            <w:lang w:val="en-GB"/>
          </w:rPr>
          <w:t>numbers</w:t>
        </w:r>
      </w:ins>
      <w:ins w:author="Houwelin2" w:date="2022-10-18T16:21:00Z" w:id="699">
        <w:r w:rsidRPr="00721B70" w:rsidR="00721B70">
          <w:rPr>
            <w:rFonts w:ascii="Times New Roman" w:hAnsi="Times New Roman" w:cs="Times New Roman"/>
            <w:sz w:val="24"/>
            <w:szCs w:val="24"/>
            <w:lang w:val="en-GB"/>
          </w:rPr>
          <w:t xml:space="preserve"> to one ear and </w:t>
        </w:r>
      </w:ins>
      <w:ins w:author="Houwelin2" w:date="2022-10-18T16:23:00Z" w:id="700">
        <w:r w:rsidR="00721B70">
          <w:rPr>
            <w:rFonts w:ascii="Times New Roman" w:hAnsi="Times New Roman" w:cs="Times New Roman"/>
            <w:sz w:val="24"/>
            <w:szCs w:val="24"/>
            <w:lang w:val="en-GB"/>
          </w:rPr>
          <w:t>with a</w:t>
        </w:r>
        <w:r w:rsidRPr="00721B70" w:rsidR="00721B70">
          <w:rPr>
            <w:rFonts w:ascii="Times New Roman" w:hAnsi="Times New Roman" w:cs="Times New Roman"/>
            <w:sz w:val="24"/>
            <w:szCs w:val="24"/>
            <w:lang w:val="en-GB"/>
          </w:rPr>
          <w:t xml:space="preserve"> </w:t>
        </w:r>
        <w:r w:rsidRPr="00721B70" w:rsidR="00721B70">
          <w:rPr>
            <w:rFonts w:ascii="Times New Roman" w:hAnsi="Times New Roman" w:cs="Times New Roman"/>
            <w:sz w:val="24"/>
            <w:szCs w:val="24"/>
            <w:lang w:val="en-GB"/>
          </w:rPr>
          <w:t>tightly synchronized</w:t>
        </w:r>
        <w:r w:rsidR="00721B70">
          <w:rPr>
            <w:rFonts w:ascii="Times New Roman" w:hAnsi="Times New Roman" w:cs="Times New Roman"/>
            <w:sz w:val="24"/>
            <w:szCs w:val="24"/>
            <w:lang w:val="en-GB"/>
          </w:rPr>
          <w:t xml:space="preserve"> to-be-</w:t>
        </w:r>
      </w:ins>
      <w:ins w:author="Houwelin2" w:date="2022-10-18T16:21:00Z" w:id="701">
        <w:r w:rsidRPr="00721B70" w:rsidR="00721B70">
          <w:rPr>
            <w:rFonts w:ascii="Times New Roman" w:hAnsi="Times New Roman" w:cs="Times New Roman"/>
            <w:sz w:val="24"/>
            <w:szCs w:val="24"/>
            <w:lang w:val="en-GB"/>
          </w:rPr>
          <w:t xml:space="preserve">ignored </w:t>
        </w:r>
      </w:ins>
      <w:ins w:author="Houwelin2" w:date="2022-10-18T16:23:00Z" w:id="702">
        <w:r w:rsidR="00721B70">
          <w:rPr>
            <w:rFonts w:ascii="Times New Roman" w:hAnsi="Times New Roman" w:cs="Times New Roman"/>
            <w:sz w:val="24"/>
            <w:szCs w:val="24"/>
            <w:lang w:val="en-GB"/>
          </w:rPr>
          <w:t>stream of</w:t>
        </w:r>
      </w:ins>
      <w:ins w:author="Houwelin2" w:date="2022-10-18T16:21:00Z" w:id="703">
        <w:r w:rsidR="00721B70">
          <w:rPr>
            <w:rFonts w:ascii="Times New Roman" w:hAnsi="Times New Roman" w:cs="Times New Roman"/>
            <w:sz w:val="24"/>
            <w:szCs w:val="24"/>
            <w:lang w:val="en-GB"/>
          </w:rPr>
          <w:t xml:space="preserve"> </w:t>
        </w:r>
      </w:ins>
      <w:ins w:author="Houwelin2" w:date="2022-10-18T16:42:00Z" w:id="704">
        <w:r w:rsidR="00BD7B61">
          <w:rPr>
            <w:rFonts w:ascii="Times New Roman" w:hAnsi="Times New Roman" w:cs="Times New Roman"/>
            <w:sz w:val="24"/>
            <w:szCs w:val="24"/>
            <w:lang w:val="en-GB"/>
          </w:rPr>
          <w:t>number</w:t>
        </w:r>
      </w:ins>
      <w:ins w:author="Houwelin2" w:date="2022-10-18T16:21:00Z" w:id="705">
        <w:r w:rsidR="00721B70">
          <w:rPr>
            <w:rFonts w:ascii="Times New Roman" w:hAnsi="Times New Roman" w:cs="Times New Roman"/>
            <w:sz w:val="24"/>
            <w:szCs w:val="24"/>
            <w:lang w:val="en-GB"/>
          </w:rPr>
          <w:t xml:space="preserve">s </w:t>
        </w:r>
        <w:r w:rsidRPr="00721B70" w:rsidR="00721B70">
          <w:rPr>
            <w:rFonts w:ascii="Times New Roman" w:hAnsi="Times New Roman" w:cs="Times New Roman"/>
            <w:sz w:val="24"/>
            <w:szCs w:val="24"/>
            <w:lang w:val="en-GB"/>
          </w:rPr>
          <w:t>to the other ear.</w:t>
        </w:r>
      </w:ins>
      <w:ins w:author="Houwelin2" w:date="2022-10-18T16:25:00Z" w:id="706">
        <w:r w:rsidR="00D96C72">
          <w:rPr>
            <w:rFonts w:ascii="Times New Roman" w:hAnsi="Times New Roman" w:cs="Times New Roman"/>
            <w:sz w:val="24"/>
            <w:szCs w:val="24"/>
            <w:lang w:val="en-GB"/>
          </w:rPr>
          <w:t xml:space="preserve"> S</w:t>
        </w:r>
      </w:ins>
      <w:ins w:author="Houwelin2" w:date="2022-10-18T16:21:00Z" w:id="707">
        <w:r w:rsidRPr="00721B70" w:rsidR="00721B70">
          <w:rPr>
            <w:rFonts w:ascii="Times New Roman" w:hAnsi="Times New Roman" w:cs="Times New Roman"/>
            <w:sz w:val="24"/>
            <w:szCs w:val="24"/>
            <w:lang w:val="en-GB"/>
          </w:rPr>
          <w:t xml:space="preserve">patial attention induced </w:t>
        </w:r>
      </w:ins>
      <w:ins w:author="Houwelin2" w:date="2022-10-18T16:25:00Z" w:id="708">
        <w:r w:rsidR="00D96C72">
          <w:rPr>
            <w:rFonts w:ascii="Times New Roman" w:hAnsi="Times New Roman" w:cs="Times New Roman"/>
            <w:sz w:val="24"/>
            <w:szCs w:val="24"/>
            <w:lang w:val="en-GB"/>
          </w:rPr>
          <w:t xml:space="preserve">hemispheric </w:t>
        </w:r>
      </w:ins>
      <w:ins w:author="Houwelin2" w:date="2022-10-18T16:21:00Z" w:id="709">
        <w:r w:rsidRPr="00721B70" w:rsidR="00721B70">
          <w:rPr>
            <w:rFonts w:ascii="Times New Roman" w:hAnsi="Times New Roman" w:cs="Times New Roman"/>
            <w:sz w:val="24"/>
            <w:szCs w:val="24"/>
            <w:lang w:val="en-GB"/>
          </w:rPr>
          <w:t xml:space="preserve">lateralization of </w:t>
        </w:r>
      </w:ins>
      <w:ins w:author="Houwelin2" w:date="2022-10-18T16:52:00Z" w:id="710">
        <w:r w:rsidR="00C93CE1">
          <w:rPr>
            <w:rFonts w:ascii="Times New Roman" w:hAnsi="Times New Roman" w:cs="Times New Roman"/>
            <w:sz w:val="24"/>
            <w:szCs w:val="24"/>
            <w:lang w:val="en-GB"/>
          </w:rPr>
          <w:t xml:space="preserve">MEG-assessed </w:t>
        </w:r>
      </w:ins>
      <w:ins w:author="Houwelin2" w:date="2022-10-18T16:25:00Z" w:id="711">
        <w:r w:rsidR="00D96C72">
          <w:rPr>
            <w:rFonts w:ascii="Times New Roman" w:hAnsi="Times New Roman" w:cs="Times New Roman"/>
            <w:sz w:val="24"/>
            <w:szCs w:val="24"/>
            <w:lang w:val="en-GB"/>
          </w:rPr>
          <w:t xml:space="preserve">α </w:t>
        </w:r>
      </w:ins>
      <w:ins w:author="Houwelin2" w:date="2022-10-18T16:21:00Z" w:id="712">
        <w:r w:rsidR="00D96C72">
          <w:rPr>
            <w:rFonts w:ascii="Times New Roman" w:hAnsi="Times New Roman" w:cs="Times New Roman"/>
            <w:sz w:val="24"/>
            <w:szCs w:val="24"/>
            <w:lang w:val="en-GB"/>
          </w:rPr>
          <w:t>power in parietal and</w:t>
        </w:r>
        <w:r w:rsidRPr="00721B70" w:rsidR="00721B70">
          <w:rPr>
            <w:rFonts w:ascii="Times New Roman" w:hAnsi="Times New Roman" w:cs="Times New Roman"/>
            <w:sz w:val="24"/>
            <w:szCs w:val="24"/>
            <w:lang w:val="en-GB"/>
          </w:rPr>
          <w:t xml:space="preserve"> auditory regions</w:t>
        </w:r>
      </w:ins>
      <w:ins w:author="Houwelin2" w:date="2022-10-18T16:25:00Z" w:id="713">
        <w:r w:rsidR="00D96C72">
          <w:rPr>
            <w:rFonts w:ascii="Times New Roman" w:hAnsi="Times New Roman" w:cs="Times New Roman"/>
            <w:sz w:val="24"/>
            <w:szCs w:val="24"/>
            <w:lang w:val="en-GB"/>
          </w:rPr>
          <w:t>, in line with previous findings</w:t>
        </w:r>
      </w:ins>
      <w:ins w:author="Houwelin2" w:date="2022-10-18T16:21:00Z" w:id="714">
        <w:r w:rsidRPr="00721B70" w:rsidR="00721B70">
          <w:rPr>
            <w:rFonts w:ascii="Times New Roman" w:hAnsi="Times New Roman" w:cs="Times New Roman"/>
            <w:sz w:val="24"/>
            <w:szCs w:val="24"/>
            <w:lang w:val="en-GB"/>
          </w:rPr>
          <w:t>.</w:t>
        </w:r>
      </w:ins>
      <w:ins w:author="Houwelin2" w:date="2022-10-18T16:25:00Z" w:id="715">
        <w:r w:rsidR="00AD28A9">
          <w:rPr>
            <w:rFonts w:ascii="Times New Roman" w:hAnsi="Times New Roman" w:cs="Times New Roman"/>
            <w:sz w:val="24"/>
            <w:szCs w:val="24"/>
            <w:lang w:val="en-GB"/>
          </w:rPr>
          <w:t xml:space="preserve"> </w:t>
        </w:r>
      </w:ins>
      <w:ins w:author="Houwelin2" w:date="2022-10-18T16:29:00Z" w:id="716">
        <w:r w:rsidR="00D213BA">
          <w:rPr>
            <w:rFonts w:ascii="Times New Roman" w:hAnsi="Times New Roman" w:cs="Times New Roman"/>
            <w:sz w:val="24"/>
            <w:szCs w:val="24"/>
            <w:lang w:val="en-GB"/>
          </w:rPr>
          <w:t>Interestingly, however, it was noticed that</w:t>
        </w:r>
      </w:ins>
      <w:ins w:author="Houwelin2" w:date="2022-10-18T16:30:00Z" w:id="717">
        <w:r w:rsidR="00D213BA">
          <w:rPr>
            <w:rFonts w:ascii="Times New Roman" w:hAnsi="Times New Roman" w:cs="Times New Roman"/>
            <w:sz w:val="24"/>
            <w:szCs w:val="24"/>
            <w:lang w:val="en-GB"/>
          </w:rPr>
          <w:t xml:space="preserve"> </w:t>
        </w:r>
        <w:r w:rsidR="00D213BA">
          <w:rPr>
            <w:rFonts w:ascii="Times New Roman" w:hAnsi="Times New Roman" w:cs="Times New Roman"/>
            <w:sz w:val="24"/>
            <w:szCs w:val="24"/>
            <w:lang w:val="en-GB"/>
          </w:rPr>
          <w:t>such</w:t>
        </w:r>
        <w:r w:rsidRPr="00721B70" w:rsidR="00D213BA">
          <w:rPr>
            <w:rFonts w:ascii="Times New Roman" w:hAnsi="Times New Roman" w:cs="Times New Roman"/>
            <w:sz w:val="24"/>
            <w:szCs w:val="24"/>
            <w:lang w:val="en-GB"/>
          </w:rPr>
          <w:t xml:space="preserve"> power lateralization</w:t>
        </w:r>
        <w:r w:rsidR="00D213BA">
          <w:rPr>
            <w:rFonts w:ascii="Times New Roman" w:hAnsi="Times New Roman" w:cs="Times New Roman"/>
            <w:sz w:val="24"/>
            <w:szCs w:val="24"/>
            <w:lang w:val="en-GB"/>
          </w:rPr>
          <w:t xml:space="preserve"> is </w:t>
        </w:r>
      </w:ins>
      <w:ins w:author="Houwelin2" w:date="2022-10-18T16:29:00Z" w:id="718">
        <w:r w:rsidRPr="00D213BA" w:rsidR="00D213BA">
          <w:rPr>
            <w:rFonts w:ascii="Times New Roman" w:hAnsi="Times New Roman" w:cs="Times New Roman"/>
            <w:sz w:val="24"/>
            <w:szCs w:val="24"/>
            <w:lang w:val="en-GB"/>
          </w:rPr>
          <w:t>temporally</w:t>
        </w:r>
      </w:ins>
      <w:ins w:author="Houwelin2" w:date="2022-10-18T16:30:00Z" w:id="719">
        <w:r w:rsidR="00D213BA">
          <w:rPr>
            <w:rFonts w:ascii="Times New Roman" w:hAnsi="Times New Roman" w:cs="Times New Roman"/>
            <w:sz w:val="24"/>
            <w:szCs w:val="24"/>
            <w:lang w:val="en-GB"/>
          </w:rPr>
          <w:t>-</w:t>
        </w:r>
      </w:ins>
      <w:ins w:author="Houwelin2" w:date="2022-10-18T16:29:00Z" w:id="720">
        <w:r w:rsidRPr="00D213BA" w:rsidR="00D213BA">
          <w:rPr>
            <w:rFonts w:ascii="Times New Roman" w:hAnsi="Times New Roman" w:cs="Times New Roman"/>
            <w:sz w:val="24"/>
            <w:szCs w:val="24"/>
            <w:lang w:val="en-GB"/>
          </w:rPr>
          <w:t>specific</w:t>
        </w:r>
      </w:ins>
      <w:ins w:author="Houwelin2" w:date="2022-10-18T16:30:00Z" w:id="721">
        <w:r w:rsidR="00D213BA">
          <w:rPr>
            <w:rFonts w:ascii="Times New Roman" w:hAnsi="Times New Roman" w:cs="Times New Roman"/>
            <w:sz w:val="24"/>
            <w:szCs w:val="24"/>
            <w:lang w:val="en-GB"/>
          </w:rPr>
          <w:t>:</w:t>
        </w:r>
      </w:ins>
      <w:ins w:author="Houwelin2" w:date="2022-10-18T16:31:00Z" w:id="722">
        <w:r w:rsidR="00D213BA">
          <w:rPr>
            <w:rFonts w:ascii="Times New Roman" w:hAnsi="Times New Roman" w:cs="Times New Roman"/>
            <w:sz w:val="24"/>
            <w:szCs w:val="24"/>
            <w:lang w:val="en-GB"/>
          </w:rPr>
          <w:t xml:space="preserve"> </w:t>
        </w:r>
        <w:r w:rsidR="00D213BA">
          <w:rPr>
            <w:rFonts w:ascii="Times New Roman" w:hAnsi="Times New Roman" w:cs="Times New Roman"/>
            <w:sz w:val="24"/>
            <w:szCs w:val="24"/>
            <w:lang w:val="en-GB"/>
          </w:rPr>
          <w:t>rather than being steadily present,</w:t>
        </w:r>
        <w:r w:rsidRPr="00721B70" w:rsidR="00D213BA">
          <w:rPr>
            <w:rFonts w:ascii="Times New Roman" w:hAnsi="Times New Roman" w:cs="Times New Roman"/>
            <w:sz w:val="24"/>
            <w:szCs w:val="24"/>
            <w:lang w:val="en-GB"/>
          </w:rPr>
          <w:t xml:space="preserve"> </w:t>
        </w:r>
        <w:r w:rsidR="00D213BA">
          <w:rPr>
            <w:rFonts w:ascii="Times New Roman" w:hAnsi="Times New Roman" w:cs="Times New Roman"/>
            <w:sz w:val="24"/>
            <w:szCs w:val="24"/>
            <w:lang w:val="en-GB"/>
          </w:rPr>
          <w:t>it</w:t>
        </w:r>
        <w:r w:rsidRPr="00721B70" w:rsidR="00D213BA">
          <w:rPr>
            <w:rFonts w:ascii="Times New Roman" w:hAnsi="Times New Roman" w:cs="Times New Roman"/>
            <w:sz w:val="24"/>
            <w:szCs w:val="24"/>
            <w:lang w:val="en-GB"/>
          </w:rPr>
          <w:t xml:space="preserve"> </w:t>
        </w:r>
        <w:r w:rsidR="00D213BA">
          <w:rPr>
            <w:rFonts w:ascii="Times New Roman" w:hAnsi="Times New Roman" w:cs="Times New Roman"/>
            <w:sz w:val="24"/>
            <w:szCs w:val="24"/>
            <w:lang w:val="en-GB"/>
          </w:rPr>
          <w:t>fluctuate</w:t>
        </w:r>
        <w:r w:rsidR="00D213BA">
          <w:rPr>
            <w:rFonts w:ascii="Times New Roman" w:hAnsi="Times New Roman" w:cs="Times New Roman"/>
            <w:sz w:val="24"/>
            <w:szCs w:val="24"/>
            <w:lang w:val="en-GB"/>
          </w:rPr>
          <w:t>s</w:t>
        </w:r>
        <w:r w:rsidR="00D213BA">
          <w:rPr>
            <w:rFonts w:ascii="Times New Roman" w:hAnsi="Times New Roman" w:cs="Times New Roman"/>
            <w:sz w:val="24"/>
            <w:szCs w:val="24"/>
            <w:lang w:val="en-GB"/>
          </w:rPr>
          <w:t xml:space="preserve"> </w:t>
        </w:r>
        <w:r w:rsidRPr="00721B70" w:rsidR="00D213BA">
          <w:rPr>
            <w:rFonts w:ascii="Times New Roman" w:hAnsi="Times New Roman" w:cs="Times New Roman"/>
            <w:sz w:val="24"/>
            <w:szCs w:val="24"/>
            <w:lang w:val="en-GB"/>
          </w:rPr>
          <w:t>synchron</w:t>
        </w:r>
        <w:r w:rsidR="00D213BA">
          <w:rPr>
            <w:rFonts w:ascii="Times New Roman" w:hAnsi="Times New Roman" w:cs="Times New Roman"/>
            <w:sz w:val="24"/>
            <w:szCs w:val="24"/>
            <w:lang w:val="en-GB"/>
          </w:rPr>
          <w:t>ousl</w:t>
        </w:r>
        <w:r w:rsidRPr="00721B70" w:rsidR="00D213BA">
          <w:rPr>
            <w:rFonts w:ascii="Times New Roman" w:hAnsi="Times New Roman" w:cs="Times New Roman"/>
            <w:sz w:val="24"/>
            <w:szCs w:val="24"/>
            <w:lang w:val="en-GB"/>
          </w:rPr>
          <w:t>y with speech rate</w:t>
        </w:r>
      </w:ins>
      <w:ins w:author="Houwelin2" w:date="2022-10-18T16:54:00Z" w:id="723">
        <w:r w:rsidR="00D31936">
          <w:rPr>
            <w:rFonts w:ascii="Times New Roman" w:hAnsi="Times New Roman" w:cs="Times New Roman"/>
            <w:sz w:val="24"/>
            <w:szCs w:val="24"/>
            <w:lang w:val="en-GB"/>
          </w:rPr>
          <w:t xml:space="preserve"> (the presentation rate of the numbers)</w:t>
        </w:r>
      </w:ins>
      <w:ins w:author="Houwelin2" w:date="2022-10-18T16:31:00Z" w:id="724">
        <w:r w:rsidR="00D213BA">
          <w:rPr>
            <w:rFonts w:ascii="Times New Roman" w:hAnsi="Times New Roman" w:cs="Times New Roman"/>
            <w:sz w:val="24"/>
            <w:szCs w:val="24"/>
            <w:lang w:val="en-GB"/>
          </w:rPr>
          <w:t>,</w:t>
        </w:r>
        <w:r w:rsidRPr="00721B70" w:rsidR="00D213BA">
          <w:rPr>
            <w:rFonts w:ascii="Times New Roman" w:hAnsi="Times New Roman" w:cs="Times New Roman"/>
            <w:sz w:val="24"/>
            <w:szCs w:val="24"/>
            <w:lang w:val="en-GB"/>
          </w:rPr>
          <w:t xml:space="preserve"> and </w:t>
        </w:r>
        <w:r w:rsidR="00D213BA">
          <w:rPr>
            <w:rFonts w:ascii="Times New Roman" w:hAnsi="Times New Roman" w:cs="Times New Roman"/>
            <w:sz w:val="24"/>
            <w:szCs w:val="24"/>
            <w:lang w:val="en-GB"/>
          </w:rPr>
          <w:t>stronger</w:t>
        </w:r>
        <w:r w:rsidRPr="00721B70" w:rsidR="00D213BA">
          <w:rPr>
            <w:rFonts w:ascii="Times New Roman" w:hAnsi="Times New Roman" w:cs="Times New Roman"/>
            <w:sz w:val="24"/>
            <w:szCs w:val="24"/>
            <w:lang w:val="en-GB"/>
          </w:rPr>
          <w:t xml:space="preserve"> modulation at the speech rate predict</w:t>
        </w:r>
        <w:r w:rsidR="00D213BA">
          <w:rPr>
            <w:rFonts w:ascii="Times New Roman" w:hAnsi="Times New Roman" w:cs="Times New Roman"/>
            <w:sz w:val="24"/>
            <w:szCs w:val="24"/>
            <w:lang w:val="en-GB"/>
          </w:rPr>
          <w:t>s</w:t>
        </w:r>
        <w:r w:rsidRPr="00721B70" w:rsidR="00D213BA">
          <w:rPr>
            <w:rFonts w:ascii="Times New Roman" w:hAnsi="Times New Roman" w:cs="Times New Roman"/>
            <w:sz w:val="24"/>
            <w:szCs w:val="24"/>
            <w:lang w:val="en-GB"/>
          </w:rPr>
          <w:t xml:space="preserve"> </w:t>
        </w:r>
        <w:r w:rsidR="00D213BA">
          <w:rPr>
            <w:rFonts w:ascii="Times New Roman" w:hAnsi="Times New Roman" w:cs="Times New Roman"/>
            <w:sz w:val="24"/>
            <w:szCs w:val="24"/>
            <w:lang w:val="en-GB"/>
          </w:rPr>
          <w:t>increas</w:t>
        </w:r>
        <w:r w:rsidRPr="00721B70" w:rsidR="00D213BA">
          <w:rPr>
            <w:rFonts w:ascii="Times New Roman" w:hAnsi="Times New Roman" w:cs="Times New Roman"/>
            <w:sz w:val="24"/>
            <w:szCs w:val="24"/>
            <w:lang w:val="en-GB"/>
          </w:rPr>
          <w:t>ed comprehension.</w:t>
        </w:r>
      </w:ins>
      <w:ins w:author="Houwelin2" w:date="2022-10-18T17:08:00Z" w:id="725">
        <w:r w:rsidR="0032090C">
          <w:rPr>
            <w:rFonts w:ascii="Times New Roman" w:hAnsi="Times New Roman" w:cs="Times New Roman"/>
            <w:sz w:val="24"/>
            <w:szCs w:val="24"/>
            <w:lang w:val="en-GB"/>
          </w:rPr>
          <w:t xml:space="preserve"> </w:t>
        </w:r>
      </w:ins>
      <w:ins w:author="Houwelin2" w:date="2022-10-18T16:35:00Z" w:id="726">
        <w:r w:rsidR="00247D68">
          <w:rPr>
            <w:rFonts w:ascii="Times New Roman" w:hAnsi="Times New Roman" w:cs="Times New Roman"/>
            <w:sz w:val="24"/>
            <w:szCs w:val="24"/>
            <w:lang w:val="en-GB"/>
          </w:rPr>
          <w:t xml:space="preserve">Further evidence for the idea that α activity operates as a </w:t>
        </w:r>
        <w:proofErr w:type="spellStart"/>
        <w:r w:rsidR="00247D68">
          <w:rPr>
            <w:rFonts w:ascii="Times New Roman" w:hAnsi="Times New Roman" w:cs="Times New Roman"/>
            <w:sz w:val="24"/>
            <w:szCs w:val="24"/>
            <w:lang w:val="en-GB"/>
          </w:rPr>
          <w:t>spatio</w:t>
        </w:r>
        <w:proofErr w:type="spellEnd"/>
        <w:r w:rsidR="00247D68">
          <w:rPr>
            <w:rFonts w:ascii="Times New Roman" w:hAnsi="Times New Roman" w:cs="Times New Roman"/>
            <w:sz w:val="24"/>
            <w:szCs w:val="24"/>
            <w:lang w:val="en-GB"/>
          </w:rPr>
          <w:t>-temporal filter</w:t>
        </w:r>
      </w:ins>
      <w:ins w:author="Houwelin2" w:date="2022-10-18T16:36:00Z" w:id="727">
        <w:r w:rsidR="00247D68">
          <w:rPr>
            <w:rFonts w:ascii="Times New Roman" w:hAnsi="Times New Roman" w:cs="Times New Roman"/>
            <w:sz w:val="24"/>
            <w:szCs w:val="24"/>
            <w:lang w:val="en-GB"/>
          </w:rPr>
          <w:t xml:space="preserve"> comes from a study involving </w:t>
        </w:r>
      </w:ins>
      <w:ins w:author="Houwelin2" w:date="2022-10-18T16:40:00Z" w:id="728">
        <w:r w:rsidR="00247D68">
          <w:rPr>
            <w:rFonts w:ascii="Times New Roman" w:hAnsi="Times New Roman" w:cs="Times New Roman"/>
            <w:sz w:val="24"/>
            <w:szCs w:val="24"/>
            <w:lang w:val="en-GB"/>
          </w:rPr>
          <w:t xml:space="preserve">a similar </w:t>
        </w:r>
      </w:ins>
      <w:ins w:author="Houwelin2" w:date="2022-10-18T16:36:00Z" w:id="729">
        <w:r w:rsidR="00247D68">
          <w:rPr>
            <w:rFonts w:ascii="Times New Roman" w:hAnsi="Times New Roman" w:cs="Times New Roman"/>
            <w:sz w:val="24"/>
            <w:szCs w:val="24"/>
            <w:lang w:val="en-GB"/>
          </w:rPr>
          <w:t>spatial attention paradigm described above</w:t>
        </w:r>
      </w:ins>
      <w:ins w:author="Houwelin2" w:date="2022-10-18T16:40:00Z" w:id="730">
        <w:r w:rsidR="00247D68">
          <w:rPr>
            <w:rFonts w:ascii="Times New Roman" w:hAnsi="Times New Roman" w:cs="Times New Roman"/>
            <w:sz w:val="24"/>
            <w:szCs w:val="24"/>
            <w:lang w:val="en-GB"/>
          </w:rPr>
          <w:t xml:space="preserve"> </w:t>
        </w:r>
        <w:r w:rsidR="00247D68">
          <w:rPr>
            <w:rFonts w:ascii="Times New Roman" w:hAnsi="Times New Roman" w:cs="Times New Roman"/>
            <w:sz w:val="24"/>
            <w:szCs w:val="24"/>
            <w:lang w:val="en-GB"/>
          </w:rPr>
          <w:fldChar w:fldCharType="begin" w:fldLock="1"/>
        </w:r>
      </w:ins>
      <w:r w:rsidR="00247D68">
        <w:rPr>
          <w:rFonts w:ascii="Times New Roman" w:hAnsi="Times New Roman" w:cs="Times New Roman"/>
          <w:sz w:val="24"/>
          <w:szCs w:val="24"/>
          <w:lang w:val="en-GB"/>
        </w:rPr>
        <w:instrText>ADDIN CSL_CITATION {"citationItems":[{"id":"ITEM-1","itemData":{"DOI":"10.1016/j.neuroimage.2020.117711","ISSN":"10959572","PMID":"33385562","abstract":"The deployment of neural alpha (8–12 Hz) lateralization in service of spatial attention is well-established: Alpha power increases in the cortical hemisphere ipsilateral to the attended hemifield, and decreases in the contralateral hemisphere, respectively. Much less is known about humans’ ability to deploy such alpha lateralization in time, and to thus exploit alpha power as a spatio-temporal filter. Here we show that spatially lateralized alpha power does signify – beyond the direction of spatial attention – the distribution of attention in time and thereby qualifies as a spatio-temporal attentional filter. Participants (N = 20) selectively listened to spoken numbers presented on one side (left vs right), while competing numbers were presented on the other side. Key to our hypothesis, temporal foreknowledge was manipulated via a visual cue, which was either instructive and indicated the to-be-probed number position (70% valid) or neutral. Temporal foreknowledge did guide participants’ attention, as they recognized numbers from the to-be-attended side more accurately following valid cues. In the magnetoencephalogram (MEG), spatial attention to the left versus right side induced lateralization of alpha power in all temporal cueing conditions. Modulation of alpha lateralization at the 0.8 Hz presentation rate of spoken numbers was stronger following instructive compared to neutral temporal cues. Critically, we found stronger modulation of lateralized alpha power specifically at the onsets of temporally cued numbers. These results suggest that the precisely timed hemispheric lateralization of alpha power qualifies as a spatio-temporal attentional filter mechanism susceptible to top-down behavioural goals.","author":[{"dropping-particle":"","family":"Wöstmann","given":"Malte","non-dropping-particle":"","parse-names":false,"suffix":""},{"dropping-particle":"","family":"Maess","given":"Burkhard","non-dropping-particle":"","parse-names":false,"suffix":""},{"dropping-particle":"","family":"Obleser","given":"Jonas","non-dropping-particle":"","parse-names":false,"suffix":""}],"container-title":"NeuroImage","id":"ITEM-1","issue":"July 2020","issued":{"date-parts":[["2021"]]},"title":"Orienting auditory attention in time: Lateralized alpha power reflects spatio-temporal filtering","type":"article-journal","volume":"228"},"uris":["http://www.mendeley.com/documents/?uuid=886923e6-995f-4083-b189-93fc2153b979"]}],"mendeley":{"formattedCitation":"(Wöstmann et al., 2021)","plainTextFormattedCitation":"(Wöstmann et al., 2021)"},"properties":{"noteIndex":0},"schema":"https://github.com/citation-style-language/schema/raw/master/csl-citation.json"}</w:instrText>
      </w:r>
      <w:r w:rsidR="00247D68">
        <w:rPr>
          <w:rFonts w:ascii="Times New Roman" w:hAnsi="Times New Roman" w:cs="Times New Roman"/>
          <w:sz w:val="24"/>
          <w:szCs w:val="24"/>
          <w:lang w:val="en-GB"/>
        </w:rPr>
        <w:fldChar w:fldCharType="separate"/>
      </w:r>
      <w:r w:rsidRPr="00247D68" w:rsidR="00247D68">
        <w:rPr>
          <w:rFonts w:ascii="Times New Roman" w:hAnsi="Times New Roman" w:cs="Times New Roman"/>
          <w:noProof/>
          <w:sz w:val="24"/>
          <w:szCs w:val="24"/>
          <w:lang w:val="en-GB"/>
        </w:rPr>
        <w:t>(Wöstmann et al., 2021)</w:t>
      </w:r>
      <w:ins w:author="Houwelin2" w:date="2022-10-18T16:40:00Z" w:id="731">
        <w:r w:rsidR="00247D68">
          <w:rPr>
            <w:rFonts w:ascii="Times New Roman" w:hAnsi="Times New Roman" w:cs="Times New Roman"/>
            <w:sz w:val="24"/>
            <w:szCs w:val="24"/>
            <w:lang w:val="en-GB"/>
          </w:rPr>
          <w:fldChar w:fldCharType="end"/>
        </w:r>
        <w:r w:rsidR="00247D68">
          <w:rPr>
            <w:rFonts w:ascii="Times New Roman" w:hAnsi="Times New Roman" w:cs="Times New Roman"/>
            <w:sz w:val="24"/>
            <w:szCs w:val="24"/>
            <w:lang w:val="en-GB"/>
          </w:rPr>
          <w:t>. T</w:t>
        </w:r>
      </w:ins>
      <w:ins w:author="Houwelin2" w:date="2022-10-18T16:37:00Z" w:id="732">
        <w:r w:rsidR="00247D68">
          <w:rPr>
            <w:rFonts w:ascii="Times New Roman" w:hAnsi="Times New Roman" w:cs="Times New Roman"/>
            <w:sz w:val="24"/>
            <w:szCs w:val="24"/>
            <w:lang w:val="en-GB"/>
          </w:rPr>
          <w:t>his time, however, a visual cue was presented before the digit streams</w:t>
        </w:r>
      </w:ins>
      <w:ins w:author="Houwelin2" w:date="2022-10-18T16:41:00Z" w:id="733">
        <w:r w:rsidR="00BD7B61">
          <w:rPr>
            <w:rFonts w:ascii="Times New Roman" w:hAnsi="Times New Roman" w:cs="Times New Roman"/>
            <w:sz w:val="24"/>
            <w:szCs w:val="24"/>
            <w:lang w:val="en-GB"/>
          </w:rPr>
          <w:t xml:space="preserve"> indicating the position of the to-be-identified </w:t>
        </w:r>
      </w:ins>
      <w:ins w:author="Houwelin2" w:date="2022-10-18T16:42:00Z" w:id="734">
        <w:r w:rsidR="00BD7B61">
          <w:rPr>
            <w:rFonts w:ascii="Times New Roman" w:hAnsi="Times New Roman" w:cs="Times New Roman"/>
            <w:sz w:val="24"/>
            <w:szCs w:val="24"/>
            <w:lang w:val="en-GB"/>
          </w:rPr>
          <w:t>number</w:t>
        </w:r>
      </w:ins>
      <w:ins w:author="Houwelin2" w:date="2022-10-18T16:41:00Z" w:id="735">
        <w:r w:rsidR="00BD7B61">
          <w:rPr>
            <w:rFonts w:ascii="Times New Roman" w:hAnsi="Times New Roman" w:cs="Times New Roman"/>
            <w:sz w:val="24"/>
            <w:szCs w:val="24"/>
            <w:lang w:val="en-GB"/>
          </w:rPr>
          <w:t xml:space="preserve"> along the to-be-attended </w:t>
        </w:r>
      </w:ins>
      <w:ins w:author="Houwelin2" w:date="2022-10-18T16:42:00Z" w:id="736">
        <w:r w:rsidR="00BD7B61">
          <w:rPr>
            <w:rFonts w:ascii="Times New Roman" w:hAnsi="Times New Roman" w:cs="Times New Roman"/>
            <w:sz w:val="24"/>
            <w:szCs w:val="24"/>
            <w:lang w:val="en-GB"/>
          </w:rPr>
          <w:t>stream (e.g., 4</w:t>
        </w:r>
        <w:r w:rsidRPr="00BD7B61" w:rsidR="00BD7B61">
          <w:rPr>
            <w:rFonts w:ascii="Times New Roman" w:hAnsi="Times New Roman" w:cs="Times New Roman"/>
            <w:sz w:val="24"/>
            <w:szCs w:val="24"/>
            <w:vertAlign w:val="superscript"/>
            <w:lang w:val="en-GB"/>
            <w:rPrChange w:author="Houwelin2" w:date="2022-10-18T16:42:00Z" w:id="737">
              <w:rPr>
                <w:rFonts w:ascii="Times New Roman" w:hAnsi="Times New Roman" w:cs="Times New Roman"/>
                <w:sz w:val="24"/>
                <w:szCs w:val="24"/>
                <w:lang w:val="en-GB"/>
              </w:rPr>
            </w:rPrChange>
          </w:rPr>
          <w:t>th</w:t>
        </w:r>
        <w:r w:rsidR="00BD7B61">
          <w:rPr>
            <w:rFonts w:ascii="Times New Roman" w:hAnsi="Times New Roman" w:cs="Times New Roman"/>
            <w:sz w:val="24"/>
            <w:szCs w:val="24"/>
            <w:lang w:val="en-GB"/>
          </w:rPr>
          <w:t xml:space="preserve"> number</w:t>
        </w:r>
      </w:ins>
      <w:ins w:author="Houwelin2" w:date="2022-10-18T16:43:00Z" w:id="738">
        <w:r w:rsidR="00BD7B61">
          <w:rPr>
            <w:rFonts w:ascii="Times New Roman" w:hAnsi="Times New Roman" w:cs="Times New Roman"/>
            <w:sz w:val="24"/>
            <w:szCs w:val="24"/>
            <w:lang w:val="en-GB"/>
          </w:rPr>
          <w:t>)</w:t>
        </w:r>
        <w:r w:rsidR="00BE0D3D">
          <w:rPr>
            <w:rFonts w:ascii="Times New Roman" w:hAnsi="Times New Roman" w:cs="Times New Roman"/>
            <w:sz w:val="24"/>
            <w:szCs w:val="24"/>
            <w:lang w:val="en-GB"/>
          </w:rPr>
          <w:t xml:space="preserve">. The cue was either </w:t>
        </w:r>
      </w:ins>
      <w:ins w:author="Houwelin2" w:date="2022-10-18T16:46:00Z" w:id="739">
        <w:r w:rsidRPr="00247D68" w:rsidR="007A1BDF">
          <w:rPr>
            <w:rFonts w:ascii="Times New Roman" w:hAnsi="Times New Roman" w:cs="Times New Roman"/>
            <w:sz w:val="24"/>
            <w:szCs w:val="24"/>
            <w:lang w:val="en-GB"/>
          </w:rPr>
          <w:t>instructive and indicated the</w:t>
        </w:r>
      </w:ins>
      <w:ins w:author="Houwelin2" w:date="2022-10-18T16:48:00Z" w:id="740">
        <w:r w:rsidR="00C810B3">
          <w:rPr>
            <w:rFonts w:ascii="Times New Roman" w:hAnsi="Times New Roman" w:cs="Times New Roman"/>
            <w:sz w:val="24"/>
            <w:szCs w:val="24"/>
            <w:lang w:val="en-GB"/>
          </w:rPr>
          <w:t xml:space="preserve"> position of the</w:t>
        </w:r>
      </w:ins>
      <w:ins w:author="Houwelin2" w:date="2022-10-18T16:46:00Z" w:id="741">
        <w:r w:rsidRPr="00247D68" w:rsidR="007A1BDF">
          <w:rPr>
            <w:rFonts w:ascii="Times New Roman" w:hAnsi="Times New Roman" w:cs="Times New Roman"/>
            <w:sz w:val="24"/>
            <w:szCs w:val="24"/>
            <w:lang w:val="en-GB"/>
          </w:rPr>
          <w:t xml:space="preserve"> to-be-</w:t>
        </w:r>
      </w:ins>
      <w:ins w:author="Houwelin2" w:date="2022-10-18T16:47:00Z" w:id="742">
        <w:r w:rsidR="007A1BDF">
          <w:rPr>
            <w:rFonts w:ascii="Times New Roman" w:hAnsi="Times New Roman" w:cs="Times New Roman"/>
            <w:sz w:val="24"/>
            <w:szCs w:val="24"/>
            <w:lang w:val="en-GB"/>
          </w:rPr>
          <w:t>identifi</w:t>
        </w:r>
      </w:ins>
      <w:ins w:author="Houwelin2" w:date="2022-10-18T16:46:00Z" w:id="743">
        <w:r w:rsidRPr="00247D68" w:rsidR="007A1BDF">
          <w:rPr>
            <w:rFonts w:ascii="Times New Roman" w:hAnsi="Times New Roman" w:cs="Times New Roman"/>
            <w:sz w:val="24"/>
            <w:szCs w:val="24"/>
            <w:lang w:val="en-GB"/>
          </w:rPr>
          <w:t>ed number (</w:t>
        </w:r>
      </w:ins>
      <w:ins w:author="Houwelin2" w:date="2022-10-18T16:49:00Z" w:id="744">
        <w:r w:rsidR="00C810B3">
          <w:rPr>
            <w:rFonts w:ascii="Times New Roman" w:hAnsi="Times New Roman" w:cs="Times New Roman"/>
            <w:sz w:val="24"/>
            <w:szCs w:val="24"/>
            <w:lang w:val="en-GB"/>
          </w:rPr>
          <w:t>the cue was ‘</w:t>
        </w:r>
      </w:ins>
      <w:ins w:author="Houwelin2" w:date="2022-10-18T16:46:00Z" w:id="745">
        <w:r w:rsidRPr="00247D68" w:rsidR="007A1BDF">
          <w:rPr>
            <w:rFonts w:ascii="Times New Roman" w:hAnsi="Times New Roman" w:cs="Times New Roman"/>
            <w:sz w:val="24"/>
            <w:szCs w:val="24"/>
            <w:lang w:val="en-GB"/>
          </w:rPr>
          <w:t>valid</w:t>
        </w:r>
      </w:ins>
      <w:ins w:author="Houwelin2" w:date="2022-10-18T16:49:00Z" w:id="746">
        <w:r w:rsidR="00C810B3">
          <w:rPr>
            <w:rFonts w:ascii="Times New Roman" w:hAnsi="Times New Roman" w:cs="Times New Roman"/>
            <w:sz w:val="24"/>
            <w:szCs w:val="24"/>
            <w:lang w:val="en-GB"/>
          </w:rPr>
          <w:t>’</w:t>
        </w:r>
      </w:ins>
      <w:ins w:author="Houwelin2" w:date="2022-10-18T16:50:00Z" w:id="747">
        <w:r w:rsidR="00C810B3">
          <w:rPr>
            <w:rFonts w:ascii="Times New Roman" w:hAnsi="Times New Roman" w:cs="Times New Roman"/>
            <w:sz w:val="24"/>
            <w:szCs w:val="24"/>
            <w:lang w:val="en-GB"/>
          </w:rPr>
          <w:t xml:space="preserve"> </w:t>
        </w:r>
        <w:r w:rsidRPr="00247D68" w:rsidR="00C810B3">
          <w:rPr>
            <w:rFonts w:ascii="Times New Roman" w:hAnsi="Times New Roman" w:cs="Times New Roman"/>
            <w:sz w:val="24"/>
            <w:szCs w:val="24"/>
            <w:lang w:val="en-GB"/>
          </w:rPr>
          <w:t xml:space="preserve">70% </w:t>
        </w:r>
        <w:r w:rsidR="00C810B3">
          <w:rPr>
            <w:rFonts w:ascii="Times New Roman" w:hAnsi="Times New Roman" w:cs="Times New Roman"/>
            <w:sz w:val="24"/>
            <w:szCs w:val="24"/>
            <w:lang w:val="en-GB"/>
          </w:rPr>
          <w:t>of the times</w:t>
        </w:r>
      </w:ins>
      <w:ins w:author="Houwelin2" w:date="2022-10-18T16:49:00Z" w:id="748">
        <w:r w:rsidR="00C810B3">
          <w:rPr>
            <w:rFonts w:ascii="Times New Roman" w:hAnsi="Times New Roman" w:cs="Times New Roman"/>
            <w:sz w:val="24"/>
            <w:szCs w:val="24"/>
            <w:lang w:val="en-GB"/>
          </w:rPr>
          <w:t>, as it corresponded to the correct position, and in</w:t>
        </w:r>
      </w:ins>
      <w:ins w:author="Houwelin2" w:date="2022-10-18T16:50:00Z" w:id="749">
        <w:r w:rsidR="00C810B3">
          <w:rPr>
            <w:rFonts w:ascii="Times New Roman" w:hAnsi="Times New Roman" w:cs="Times New Roman"/>
            <w:sz w:val="24"/>
            <w:szCs w:val="24"/>
            <w:lang w:val="en-GB"/>
          </w:rPr>
          <w:t>valid</w:t>
        </w:r>
      </w:ins>
      <w:ins w:author="Houwelin2" w:date="2022-10-18T16:49:00Z" w:id="750">
        <w:r w:rsidR="00C810B3">
          <w:rPr>
            <w:rFonts w:ascii="Times New Roman" w:hAnsi="Times New Roman" w:cs="Times New Roman"/>
            <w:sz w:val="24"/>
            <w:szCs w:val="24"/>
            <w:lang w:val="en-GB"/>
          </w:rPr>
          <w:t xml:space="preserve"> 30</w:t>
        </w:r>
      </w:ins>
      <w:ins w:author="Houwelin2" w:date="2022-10-18T16:50:00Z" w:id="751">
        <w:r w:rsidR="00C810B3">
          <w:rPr>
            <w:rFonts w:ascii="Times New Roman" w:hAnsi="Times New Roman" w:cs="Times New Roman"/>
            <w:sz w:val="24"/>
            <w:szCs w:val="24"/>
            <w:lang w:val="en-GB"/>
          </w:rPr>
          <w:t xml:space="preserve">% </w:t>
        </w:r>
        <w:r w:rsidR="00C810B3">
          <w:rPr>
            <w:rFonts w:ascii="Times New Roman" w:hAnsi="Times New Roman" w:cs="Times New Roman"/>
            <w:sz w:val="24"/>
            <w:szCs w:val="24"/>
            <w:lang w:val="en-GB"/>
          </w:rPr>
          <w:lastRenderedPageBreak/>
          <w:t>of the times</w:t>
        </w:r>
      </w:ins>
      <w:ins w:author="Houwelin2" w:date="2022-10-18T16:46:00Z" w:id="752">
        <w:r w:rsidRPr="00247D68" w:rsidR="007A1BDF">
          <w:rPr>
            <w:rFonts w:ascii="Times New Roman" w:hAnsi="Times New Roman" w:cs="Times New Roman"/>
            <w:sz w:val="24"/>
            <w:szCs w:val="24"/>
            <w:lang w:val="en-GB"/>
          </w:rPr>
          <w:t>) or neutral</w:t>
        </w:r>
      </w:ins>
      <w:ins w:author="Houwelin2" w:date="2022-10-18T16:47:00Z" w:id="753">
        <w:r w:rsidR="007A1BDF">
          <w:rPr>
            <w:rFonts w:ascii="Times New Roman" w:hAnsi="Times New Roman" w:cs="Times New Roman"/>
            <w:sz w:val="24"/>
            <w:szCs w:val="24"/>
            <w:lang w:val="en-GB"/>
          </w:rPr>
          <w:t xml:space="preserve"> and did not provide information regarding the position of the to-be-identified number</w:t>
        </w:r>
      </w:ins>
      <w:ins w:author="Houwelin2" w:date="2022-10-18T16:46:00Z" w:id="754">
        <w:r w:rsidRPr="00247D68" w:rsidR="007A1BDF">
          <w:rPr>
            <w:rFonts w:ascii="Times New Roman" w:hAnsi="Times New Roman" w:cs="Times New Roman"/>
            <w:sz w:val="24"/>
            <w:szCs w:val="24"/>
            <w:lang w:val="en-GB"/>
          </w:rPr>
          <w:t>.</w:t>
        </w:r>
      </w:ins>
      <w:ins w:author="Houwelin2" w:date="2022-10-18T16:51:00Z" w:id="755">
        <w:r w:rsidR="00C93CE1">
          <w:rPr>
            <w:rFonts w:ascii="Times New Roman" w:hAnsi="Times New Roman" w:cs="Times New Roman"/>
            <w:sz w:val="24"/>
            <w:szCs w:val="24"/>
            <w:lang w:val="en-GB"/>
          </w:rPr>
          <w:t xml:space="preserve"> Once again, spatial attention was found to induce </w:t>
        </w:r>
      </w:ins>
      <w:ins w:author="Houwelin2" w:date="2022-10-18T16:52:00Z" w:id="756">
        <w:r w:rsidR="00C93CE1">
          <w:rPr>
            <w:rFonts w:ascii="Times New Roman" w:hAnsi="Times New Roman" w:cs="Times New Roman"/>
            <w:sz w:val="24"/>
            <w:szCs w:val="24"/>
            <w:lang w:val="en-GB"/>
          </w:rPr>
          <w:t xml:space="preserve">MEG </w:t>
        </w:r>
      </w:ins>
      <w:ins w:author="Houwelin2" w:date="2022-10-18T16:51:00Z" w:id="757">
        <w:r w:rsidR="00C93CE1">
          <w:rPr>
            <w:rFonts w:ascii="Times New Roman" w:hAnsi="Times New Roman" w:cs="Times New Roman"/>
            <w:sz w:val="24"/>
            <w:szCs w:val="24"/>
            <w:lang w:val="en-GB"/>
          </w:rPr>
          <w:t>α power lateralization</w:t>
        </w:r>
      </w:ins>
      <w:ins w:author="Houwelin2" w:date="2022-10-18T17:01:00Z" w:id="758">
        <w:r w:rsidR="0039357F">
          <w:rPr>
            <w:rFonts w:ascii="Times New Roman" w:hAnsi="Times New Roman" w:cs="Times New Roman"/>
            <w:sz w:val="24"/>
            <w:szCs w:val="24"/>
            <w:lang w:val="en-GB"/>
          </w:rPr>
          <w:t xml:space="preserve">, and this result underscores the </w:t>
        </w:r>
        <w:r w:rsidRPr="0039357F" w:rsidR="0039357F">
          <w:rPr>
            <w:rFonts w:ascii="Times New Roman" w:hAnsi="Times New Roman" w:cs="Times New Roman"/>
            <w:sz w:val="24"/>
            <w:szCs w:val="24"/>
            <w:lang w:val="en-GB"/>
          </w:rPr>
          <w:t xml:space="preserve">sensitivity of </w:t>
        </w:r>
        <w:r w:rsidR="0039357F">
          <w:rPr>
            <w:rFonts w:ascii="Times New Roman" w:hAnsi="Times New Roman" w:cs="Times New Roman"/>
            <w:sz w:val="24"/>
            <w:szCs w:val="24"/>
            <w:lang w:val="en-GB"/>
          </w:rPr>
          <w:t xml:space="preserve">α </w:t>
        </w:r>
        <w:r w:rsidRPr="0039357F" w:rsidR="0039357F">
          <w:rPr>
            <w:rFonts w:ascii="Times New Roman" w:hAnsi="Times New Roman" w:cs="Times New Roman"/>
            <w:sz w:val="24"/>
            <w:szCs w:val="24"/>
            <w:lang w:val="en-GB"/>
          </w:rPr>
          <w:t>to spatial attention</w:t>
        </w:r>
      </w:ins>
      <w:ins w:author="Houwelin2" w:date="2022-10-18T16:53:00Z" w:id="759">
        <w:r w:rsidR="00C93CE1">
          <w:rPr>
            <w:rFonts w:ascii="Times New Roman" w:hAnsi="Times New Roman" w:cs="Times New Roman"/>
            <w:sz w:val="24"/>
            <w:szCs w:val="24"/>
            <w:lang w:val="en-GB"/>
          </w:rPr>
          <w:t xml:space="preserve">. </w:t>
        </w:r>
      </w:ins>
      <w:ins w:author="Houwelin2" w:date="2022-10-18T16:56:00Z" w:id="760">
        <w:r w:rsidR="0039357F">
          <w:rPr>
            <w:rFonts w:ascii="Times New Roman" w:hAnsi="Times New Roman" w:cs="Times New Roman"/>
            <w:sz w:val="24"/>
            <w:szCs w:val="24"/>
            <w:lang w:val="en-GB"/>
          </w:rPr>
          <w:t>Further, temporal m</w:t>
        </w:r>
      </w:ins>
      <w:ins w:author="Houwelin2" w:date="2022-10-18T16:35:00Z" w:id="761">
        <w:r w:rsidRPr="00247D68" w:rsidR="00247D68">
          <w:rPr>
            <w:rFonts w:ascii="Times New Roman" w:hAnsi="Times New Roman" w:cs="Times New Roman"/>
            <w:sz w:val="24"/>
            <w:szCs w:val="24"/>
            <w:lang w:val="en-GB"/>
          </w:rPr>
          <w:t xml:space="preserve">odulation of </w:t>
        </w:r>
      </w:ins>
      <w:ins w:author="Houwelin2" w:date="2022-10-18T16:56:00Z" w:id="762">
        <w:r w:rsidR="0039357F">
          <w:rPr>
            <w:rFonts w:ascii="Times New Roman" w:hAnsi="Times New Roman" w:cs="Times New Roman"/>
            <w:sz w:val="24"/>
            <w:szCs w:val="24"/>
            <w:lang w:val="en-GB"/>
          </w:rPr>
          <w:t>α</w:t>
        </w:r>
      </w:ins>
      <w:ins w:author="Houwelin2" w:date="2022-10-18T16:35:00Z" w:id="763">
        <w:r w:rsidRPr="00247D68" w:rsidR="00247D68">
          <w:rPr>
            <w:rFonts w:ascii="Times New Roman" w:hAnsi="Times New Roman" w:cs="Times New Roman"/>
            <w:sz w:val="24"/>
            <w:szCs w:val="24"/>
            <w:lang w:val="en-GB"/>
          </w:rPr>
          <w:t xml:space="preserve"> lateralization </w:t>
        </w:r>
      </w:ins>
      <w:ins w:author="Houwelin2" w:date="2022-10-18T16:56:00Z" w:id="764">
        <w:r w:rsidR="0039357F">
          <w:rPr>
            <w:rFonts w:ascii="Times New Roman" w:hAnsi="Times New Roman" w:cs="Times New Roman"/>
            <w:sz w:val="24"/>
            <w:szCs w:val="24"/>
            <w:lang w:val="en-GB"/>
          </w:rPr>
          <w:t>at the speech rate</w:t>
        </w:r>
      </w:ins>
      <w:ins w:author="Houwelin2" w:date="2022-10-18T16:35:00Z" w:id="765">
        <w:r w:rsidRPr="00247D68" w:rsidR="00247D68">
          <w:rPr>
            <w:rFonts w:ascii="Times New Roman" w:hAnsi="Times New Roman" w:cs="Times New Roman"/>
            <w:sz w:val="24"/>
            <w:szCs w:val="24"/>
            <w:lang w:val="en-GB"/>
          </w:rPr>
          <w:t xml:space="preserve"> was stronger following instructive compared to neutral temporal cues</w:t>
        </w:r>
      </w:ins>
      <w:ins w:author="Houwelin2" w:date="2022-10-18T17:00:00Z" w:id="766">
        <w:r w:rsidR="0039357F">
          <w:rPr>
            <w:rFonts w:ascii="Times New Roman" w:hAnsi="Times New Roman" w:cs="Times New Roman"/>
            <w:sz w:val="24"/>
            <w:szCs w:val="24"/>
            <w:lang w:val="en-GB"/>
          </w:rPr>
          <w:t xml:space="preserve">, </w:t>
        </w:r>
      </w:ins>
      <w:ins w:author="Houwelin2" w:date="2022-10-18T17:01:00Z" w:id="767">
        <w:r w:rsidR="0039357F">
          <w:rPr>
            <w:rFonts w:ascii="Times New Roman" w:hAnsi="Times New Roman" w:cs="Times New Roman"/>
            <w:sz w:val="24"/>
            <w:szCs w:val="24"/>
            <w:lang w:val="en-GB"/>
          </w:rPr>
          <w:t xml:space="preserve">and this result </w:t>
        </w:r>
      </w:ins>
      <w:ins w:author="Houwelin2" w:date="2022-10-18T17:00:00Z" w:id="768">
        <w:r w:rsidR="0039357F">
          <w:rPr>
            <w:rFonts w:ascii="Times New Roman" w:hAnsi="Times New Roman" w:cs="Times New Roman"/>
            <w:sz w:val="24"/>
            <w:szCs w:val="24"/>
            <w:lang w:val="en-GB"/>
          </w:rPr>
          <w:t>under</w:t>
        </w:r>
      </w:ins>
      <w:ins w:author="Houwelin2" w:date="2022-10-18T17:01:00Z" w:id="769">
        <w:r w:rsidR="0039357F">
          <w:rPr>
            <w:rFonts w:ascii="Times New Roman" w:hAnsi="Times New Roman" w:cs="Times New Roman"/>
            <w:sz w:val="24"/>
            <w:szCs w:val="24"/>
            <w:lang w:val="en-GB"/>
          </w:rPr>
          <w:t xml:space="preserve">scores the </w:t>
        </w:r>
      </w:ins>
      <w:ins w:author="Houwelin2" w:date="2022-10-18T17:00:00Z" w:id="770">
        <w:r w:rsidRPr="0039357F" w:rsidR="0039357F">
          <w:rPr>
            <w:rFonts w:ascii="Times New Roman" w:hAnsi="Times New Roman" w:cs="Times New Roman"/>
            <w:sz w:val="24"/>
            <w:szCs w:val="24"/>
            <w:lang w:val="en-GB"/>
          </w:rPr>
          <w:t xml:space="preserve">sensitivity of </w:t>
        </w:r>
      </w:ins>
      <w:ins w:author="Houwelin2" w:date="2022-10-18T17:02:00Z" w:id="771">
        <w:r w:rsidR="0039357F">
          <w:rPr>
            <w:rFonts w:ascii="Times New Roman" w:hAnsi="Times New Roman" w:cs="Times New Roman"/>
            <w:sz w:val="24"/>
            <w:szCs w:val="24"/>
            <w:lang w:val="en-GB"/>
          </w:rPr>
          <w:t xml:space="preserve">α </w:t>
        </w:r>
        <w:r w:rsidRPr="0039357F" w:rsidR="0039357F">
          <w:rPr>
            <w:rFonts w:ascii="Times New Roman" w:hAnsi="Times New Roman" w:cs="Times New Roman"/>
            <w:sz w:val="24"/>
            <w:szCs w:val="24"/>
            <w:lang w:val="en-GB"/>
          </w:rPr>
          <w:t xml:space="preserve">to </w:t>
        </w:r>
        <w:r w:rsidR="0039357F">
          <w:rPr>
            <w:rFonts w:ascii="Times New Roman" w:hAnsi="Times New Roman" w:cs="Times New Roman"/>
            <w:sz w:val="24"/>
            <w:szCs w:val="24"/>
            <w:lang w:val="en-GB"/>
          </w:rPr>
          <w:t>tempor</w:t>
        </w:r>
        <w:r w:rsidRPr="0039357F" w:rsidR="0039357F">
          <w:rPr>
            <w:rFonts w:ascii="Times New Roman" w:hAnsi="Times New Roman" w:cs="Times New Roman"/>
            <w:sz w:val="24"/>
            <w:szCs w:val="24"/>
            <w:lang w:val="en-GB"/>
          </w:rPr>
          <w:t>al attention</w:t>
        </w:r>
      </w:ins>
      <w:ins w:author="Houwelin2" w:date="2022-10-18T16:35:00Z" w:id="772">
        <w:r w:rsidRPr="00247D68" w:rsidR="00247D68">
          <w:rPr>
            <w:rFonts w:ascii="Times New Roman" w:hAnsi="Times New Roman" w:cs="Times New Roman"/>
            <w:sz w:val="24"/>
            <w:szCs w:val="24"/>
            <w:lang w:val="en-GB"/>
          </w:rPr>
          <w:t xml:space="preserve">. </w:t>
        </w:r>
      </w:ins>
      <w:ins w:author="Houwelin2" w:date="2022-10-18T17:02:00Z" w:id="773">
        <w:r w:rsidR="0085521C">
          <w:rPr>
            <w:rFonts w:ascii="Times New Roman" w:hAnsi="Times New Roman" w:cs="Times New Roman"/>
            <w:sz w:val="24"/>
            <w:szCs w:val="24"/>
            <w:lang w:val="en-GB"/>
          </w:rPr>
          <w:t>Finall</w:t>
        </w:r>
      </w:ins>
      <w:ins w:author="Houwelin2" w:date="2022-10-18T16:56:00Z" w:id="774">
        <w:r w:rsidR="0039357F">
          <w:rPr>
            <w:rFonts w:ascii="Times New Roman" w:hAnsi="Times New Roman" w:cs="Times New Roman"/>
            <w:sz w:val="24"/>
            <w:szCs w:val="24"/>
            <w:lang w:val="en-GB"/>
          </w:rPr>
          <w:t>y</w:t>
        </w:r>
      </w:ins>
      <w:ins w:author="Houwelin2" w:date="2022-10-18T16:35:00Z" w:id="775">
        <w:r w:rsidRPr="00247D68" w:rsidR="00247D68">
          <w:rPr>
            <w:rFonts w:ascii="Times New Roman" w:hAnsi="Times New Roman" w:cs="Times New Roman"/>
            <w:sz w:val="24"/>
            <w:szCs w:val="24"/>
            <w:lang w:val="en-GB"/>
          </w:rPr>
          <w:t xml:space="preserve">, </w:t>
        </w:r>
      </w:ins>
      <w:ins w:author="Houwelin2" w:date="2022-10-18T16:57:00Z" w:id="776">
        <w:r w:rsidR="0039357F">
          <w:rPr>
            <w:rFonts w:ascii="Times New Roman" w:hAnsi="Times New Roman" w:cs="Times New Roman"/>
            <w:sz w:val="24"/>
            <w:szCs w:val="24"/>
            <w:lang w:val="en-GB"/>
          </w:rPr>
          <w:t>th</w:t>
        </w:r>
      </w:ins>
      <w:ins w:author="Houwelin2" w:date="2022-10-18T17:02:00Z" w:id="777">
        <w:r w:rsidR="0039357F">
          <w:rPr>
            <w:rFonts w:ascii="Times New Roman" w:hAnsi="Times New Roman" w:cs="Times New Roman"/>
            <w:sz w:val="24"/>
            <w:szCs w:val="24"/>
            <w:lang w:val="en-GB"/>
          </w:rPr>
          <w:t>e</w:t>
        </w:r>
      </w:ins>
      <w:ins w:author="Houwelin2" w:date="2022-10-18T16:57:00Z" w:id="778">
        <w:r w:rsidR="0039357F">
          <w:rPr>
            <w:rFonts w:ascii="Times New Roman" w:hAnsi="Times New Roman" w:cs="Times New Roman"/>
            <w:sz w:val="24"/>
            <w:szCs w:val="24"/>
            <w:lang w:val="en-GB"/>
          </w:rPr>
          <w:t xml:space="preserve"> </w:t>
        </w:r>
      </w:ins>
      <w:ins w:author="Houwelin2" w:date="2022-10-18T16:35:00Z" w:id="779">
        <w:r w:rsidRPr="00247D68" w:rsidR="00247D68">
          <w:rPr>
            <w:rFonts w:ascii="Times New Roman" w:hAnsi="Times New Roman" w:cs="Times New Roman"/>
            <w:sz w:val="24"/>
            <w:szCs w:val="24"/>
            <w:lang w:val="en-GB"/>
          </w:rPr>
          <w:t xml:space="preserve">modulation </w:t>
        </w:r>
      </w:ins>
      <w:ins w:author="Houwelin2" w:date="2022-10-18T16:57:00Z" w:id="780">
        <w:r w:rsidR="0039357F">
          <w:rPr>
            <w:rFonts w:ascii="Times New Roman" w:hAnsi="Times New Roman" w:cs="Times New Roman"/>
            <w:sz w:val="24"/>
            <w:szCs w:val="24"/>
            <w:lang w:val="en-GB"/>
          </w:rPr>
          <w:t>was strongest</w:t>
        </w:r>
      </w:ins>
      <w:ins w:author="Houwelin2" w:date="2022-10-18T16:35:00Z" w:id="781">
        <w:r w:rsidRPr="00247D68" w:rsidR="00247D68">
          <w:rPr>
            <w:rFonts w:ascii="Times New Roman" w:hAnsi="Times New Roman" w:cs="Times New Roman"/>
            <w:sz w:val="24"/>
            <w:szCs w:val="24"/>
            <w:lang w:val="en-GB"/>
          </w:rPr>
          <w:t xml:space="preserve"> specifically at the on</w:t>
        </w:r>
        <w:r w:rsidR="009D7BEE">
          <w:rPr>
            <w:rFonts w:ascii="Times New Roman" w:hAnsi="Times New Roman" w:cs="Times New Roman"/>
            <w:sz w:val="24"/>
            <w:szCs w:val="24"/>
            <w:lang w:val="en-GB"/>
          </w:rPr>
          <w:t>sets of temporally cued numbers, and this result</w:t>
        </w:r>
      </w:ins>
      <w:ins w:author="Houwelin2" w:date="2022-10-18T17:03:00Z" w:id="782">
        <w:r w:rsidR="009D7BEE">
          <w:rPr>
            <w:rFonts w:ascii="Times New Roman" w:hAnsi="Times New Roman" w:cs="Times New Roman"/>
            <w:sz w:val="24"/>
            <w:szCs w:val="24"/>
            <w:lang w:val="en-GB"/>
          </w:rPr>
          <w:t xml:space="preserve"> highlights</w:t>
        </w:r>
        <w:r w:rsidRPr="009D7BEE" w:rsidR="009D7BEE">
          <w:rPr>
            <w:rFonts w:ascii="Times New Roman" w:hAnsi="Times New Roman" w:cs="Times New Roman"/>
            <w:sz w:val="24"/>
            <w:szCs w:val="24"/>
            <w:lang w:val="en-GB"/>
          </w:rPr>
          <w:t xml:space="preserve"> the temporal specificity of</w:t>
        </w:r>
        <w:r w:rsidR="009D7BEE">
          <w:rPr>
            <w:rFonts w:ascii="Times New Roman" w:hAnsi="Times New Roman" w:cs="Times New Roman"/>
            <w:sz w:val="24"/>
            <w:szCs w:val="24"/>
            <w:lang w:val="en-GB"/>
          </w:rPr>
          <w:t xml:space="preserve"> α activity. </w:t>
        </w:r>
      </w:ins>
      <w:ins w:author="Houwelin2" w:date="2022-10-18T17:04:00Z" w:id="783">
        <w:r w:rsidR="009D7BEE">
          <w:rPr>
            <w:rFonts w:ascii="Times New Roman" w:hAnsi="Times New Roman" w:cs="Times New Roman"/>
            <w:sz w:val="24"/>
            <w:szCs w:val="24"/>
            <w:lang w:val="en-GB"/>
          </w:rPr>
          <w:t xml:space="preserve">All in all, these results speak for the idea </w:t>
        </w:r>
      </w:ins>
      <w:ins w:author="Houwelin2" w:date="2022-10-18T16:35:00Z" w:id="784">
        <w:r w:rsidRPr="00247D68" w:rsidR="00247D68">
          <w:rPr>
            <w:rFonts w:ascii="Times New Roman" w:hAnsi="Times New Roman" w:cs="Times New Roman"/>
            <w:sz w:val="24"/>
            <w:szCs w:val="24"/>
            <w:lang w:val="en-GB"/>
          </w:rPr>
          <w:t xml:space="preserve">that </w:t>
        </w:r>
      </w:ins>
      <w:ins w:author="Houwelin2" w:date="2022-10-18T16:58:00Z" w:id="785">
        <w:r w:rsidR="0039357F">
          <w:rPr>
            <w:rFonts w:ascii="Times New Roman" w:hAnsi="Times New Roman" w:cs="Times New Roman"/>
            <w:sz w:val="24"/>
            <w:szCs w:val="24"/>
            <w:lang w:val="en-GB"/>
          </w:rPr>
          <w:t xml:space="preserve">α power can act </w:t>
        </w:r>
        <w:r w:rsidRPr="00247D68" w:rsidR="0039357F">
          <w:rPr>
            <w:rFonts w:ascii="Times New Roman" w:hAnsi="Times New Roman" w:cs="Times New Roman"/>
            <w:sz w:val="24"/>
            <w:szCs w:val="24"/>
            <w:lang w:val="en-GB"/>
          </w:rPr>
          <w:t xml:space="preserve">as a </w:t>
        </w:r>
        <w:proofErr w:type="spellStart"/>
        <w:r w:rsidRPr="00247D68" w:rsidR="0039357F">
          <w:rPr>
            <w:rFonts w:ascii="Times New Roman" w:hAnsi="Times New Roman" w:cs="Times New Roman"/>
            <w:sz w:val="24"/>
            <w:szCs w:val="24"/>
            <w:lang w:val="en-GB"/>
          </w:rPr>
          <w:t>spatio</w:t>
        </w:r>
        <w:proofErr w:type="spellEnd"/>
        <w:r w:rsidRPr="00247D68" w:rsidR="0039357F">
          <w:rPr>
            <w:rFonts w:ascii="Times New Roman" w:hAnsi="Times New Roman" w:cs="Times New Roman"/>
            <w:sz w:val="24"/>
            <w:szCs w:val="24"/>
            <w:lang w:val="en-GB"/>
          </w:rPr>
          <w:t xml:space="preserve">-temporal filter susceptible to </w:t>
        </w:r>
        <w:proofErr w:type="gramStart"/>
        <w:r w:rsidRPr="00247D68" w:rsidR="0039357F">
          <w:rPr>
            <w:rFonts w:ascii="Times New Roman" w:hAnsi="Times New Roman" w:cs="Times New Roman"/>
            <w:sz w:val="24"/>
            <w:szCs w:val="24"/>
            <w:lang w:val="en-GB"/>
          </w:rPr>
          <w:t>top-down</w:t>
        </w:r>
        <w:proofErr w:type="gramEnd"/>
        <w:r w:rsidRPr="00247D68" w:rsidR="0039357F">
          <w:rPr>
            <w:rFonts w:ascii="Times New Roman" w:hAnsi="Times New Roman" w:cs="Times New Roman"/>
            <w:sz w:val="24"/>
            <w:szCs w:val="24"/>
            <w:lang w:val="en-GB"/>
          </w:rPr>
          <w:t xml:space="preserve"> </w:t>
        </w:r>
      </w:ins>
      <w:ins w:author="Houwelin2" w:date="2022-10-18T17:05:00Z" w:id="786">
        <w:r w:rsidR="009D7BEE">
          <w:rPr>
            <w:rFonts w:ascii="Times New Roman" w:hAnsi="Times New Roman" w:cs="Times New Roman"/>
            <w:sz w:val="24"/>
            <w:szCs w:val="24"/>
            <w:lang w:val="en-GB"/>
          </w:rPr>
          <w:t>information</w:t>
        </w:r>
      </w:ins>
      <w:ins w:author="Houwelin2" w:date="2022-10-18T16:58:00Z" w:id="787">
        <w:r w:rsidRPr="00247D68" w:rsidR="0039357F">
          <w:rPr>
            <w:rFonts w:ascii="Times New Roman" w:hAnsi="Times New Roman" w:cs="Times New Roman"/>
            <w:sz w:val="24"/>
            <w:szCs w:val="24"/>
            <w:lang w:val="en-GB"/>
          </w:rPr>
          <w:t>.</w:t>
        </w:r>
      </w:ins>
      <w:ins w:author="Houwelin2" w:date="2022-10-18T17:05:00Z" w:id="788">
        <w:commentRangeEnd w:id="693"/>
        <w:r w:rsidR="0032090C">
          <w:rPr>
            <w:rStyle w:val="CommentReference"/>
          </w:rPr>
          <w:commentReference w:id="693"/>
        </w:r>
      </w:ins>
    </w:p>
    <w:p w:rsidRPr="00D74E9A" w:rsidR="007F05C2" w:rsidP="00D74E9A" w:rsidRDefault="003469C5" w14:paraId="7752D288" w14:textId="28DDBF10">
      <w:pPr>
        <w:spacing w:after="120" w:line="480" w:lineRule="auto"/>
        <w:ind w:right="4"/>
        <w:jc w:val="both"/>
        <w:rPr>
          <w:rFonts w:ascii="Times New Roman" w:hAnsi="Times New Roman" w:cs="Times New Roman"/>
          <w:sz w:val="24"/>
          <w:szCs w:val="24"/>
          <w:lang w:val="en-GB"/>
        </w:rPr>
      </w:pPr>
      <w:ins w:author="Alexis Hervais-Adelman (aherva)" w:date="2022-09-01T16:41:00Z" w:id="789">
        <w:del w:author="Houwelin2" w:date="2022-10-18T16:33:00Z" w:id="790">
          <w:r w:rsidRPr="00A10976" w:rsidDel="00D213BA">
            <w:rPr>
              <w:rFonts w:ascii="Times New Roman" w:hAnsi="Times New Roman" w:cs="Times New Roman"/>
              <w:sz w:val="24"/>
              <w:szCs w:val="24"/>
              <w:lang w:val="en-GB"/>
              <w:rPrChange w:author="Houwelin2" w:date="2022-10-18T16:12:00Z" w:id="791">
                <w:rPr>
                  <w:rFonts w:ascii="Times New Roman" w:hAnsi="Times New Roman" w:cs="Times New Roman"/>
                  <w:sz w:val="24"/>
                  <w:szCs w:val="24"/>
                  <w:u w:val="single"/>
                  <w:lang w:val="en-GB"/>
                </w:rPr>
              </w:rPrChange>
            </w:rPr>
            <w:delText>A recent</w:delText>
          </w:r>
        </w:del>
      </w:ins>
      <w:del w:author="Houwelin2" w:date="2022-10-18T16:33:00Z" w:id="792">
        <w:commentRangeStart w:id="793"/>
        <w:r w:rsidRPr="00D96C72" w:rsidDel="00D213BA">
          <w:rPr>
            <w:rStyle w:val="CommentReference"/>
          </w:rPr>
          <w:commentReference w:id="793"/>
        </w:r>
      </w:del>
      <w:del w:author="Houwelin2" w:date="2022-10-18T17:05:00Z" w:id="794">
        <w:commentRangeStart w:id="795"/>
        <w:r w:rsidRPr="00D96C72" w:rsidDel="00F64A7D" w:rsidR="008719D8">
          <w:rPr>
            <w:rStyle w:val="CommentReference"/>
          </w:rPr>
          <w:commentReference w:id="795"/>
        </w:r>
        <w:commentRangeStart w:id="796"/>
        <w:r w:rsidRPr="00D96C72" w:rsidDel="00F64A7D" w:rsidR="00F6735C">
          <w:rPr>
            <w:rStyle w:val="CommentReference"/>
          </w:rPr>
          <w:commentReference w:id="796"/>
        </w:r>
      </w:del>
      <w:r w:rsidRPr="00D74E9A" w:rsidR="00063ED3">
        <w:rPr>
          <w:rFonts w:ascii="Times New Roman" w:hAnsi="Times New Roman" w:cs="Times New Roman"/>
          <w:sz w:val="24"/>
          <w:szCs w:val="24"/>
          <w:lang w:val="en-GB"/>
        </w:rPr>
        <w:t>We hypothesize that high α activity</w:t>
      </w:r>
      <w:ins w:author="Houwelin2" w:date="2022-08-30T18:40:00Z" w:id="797">
        <w:r w:rsidR="00143628">
          <w:rPr>
            <w:rFonts w:ascii="Times New Roman" w:hAnsi="Times New Roman" w:cs="Times New Roman"/>
            <w:sz w:val="24"/>
            <w:szCs w:val="24"/>
            <w:lang w:val="en-GB"/>
          </w:rPr>
          <w:t xml:space="preserve"> in the context of this experiment</w:t>
        </w:r>
      </w:ins>
      <w:r w:rsidRPr="00D74E9A" w:rsidR="00063ED3">
        <w:rPr>
          <w:rFonts w:ascii="Times New Roman" w:hAnsi="Times New Roman" w:cs="Times New Roman"/>
          <w:sz w:val="24"/>
          <w:szCs w:val="24"/>
          <w:lang w:val="en-GB"/>
        </w:rPr>
        <w:t xml:space="preserve"> indexes inhibition (potentially manifest as down-modulation of sensory gain) in </w:t>
      </w:r>
      <w:r w:rsidRPr="00D74E9A" w:rsidR="00272359">
        <w:rPr>
          <w:rFonts w:ascii="Times New Roman" w:hAnsi="Times New Roman" w:cs="Times New Roman"/>
          <w:sz w:val="24"/>
          <w:szCs w:val="24"/>
          <w:lang w:val="en-GB"/>
        </w:rPr>
        <w:t>auditory channels.</w:t>
      </w:r>
      <w:r w:rsidRPr="00D74E9A" w:rsidR="007B3918">
        <w:rPr>
          <w:rFonts w:ascii="Times New Roman" w:hAnsi="Times New Roman" w:cs="Times New Roman"/>
          <w:sz w:val="24"/>
          <w:szCs w:val="24"/>
          <w:lang w:val="en-GB"/>
        </w:rPr>
        <w:t xml:space="preserve"> Such </w:t>
      </w:r>
      <w:r w:rsidRPr="00D74E9A" w:rsidR="00662867">
        <w:rPr>
          <w:rFonts w:ascii="Times New Roman" w:hAnsi="Times New Roman" w:cs="Times New Roman"/>
          <w:sz w:val="24"/>
          <w:szCs w:val="24"/>
          <w:lang w:val="en-GB"/>
        </w:rPr>
        <w:t xml:space="preserve">a mechanism </w:t>
      </w:r>
      <w:r w:rsidRPr="00D74E9A" w:rsidR="00795F53">
        <w:rPr>
          <w:rFonts w:ascii="Times New Roman" w:hAnsi="Times New Roman" w:cs="Times New Roman"/>
          <w:sz w:val="24"/>
          <w:szCs w:val="24"/>
          <w:lang w:val="en-GB"/>
        </w:rPr>
        <w:t xml:space="preserve">can </w:t>
      </w:r>
      <w:r w:rsidRPr="00D74E9A" w:rsidR="007D1E4A">
        <w:rPr>
          <w:rFonts w:ascii="Times New Roman" w:hAnsi="Times New Roman" w:cs="Times New Roman"/>
          <w:sz w:val="24"/>
          <w:szCs w:val="24"/>
          <w:lang w:val="en-GB"/>
        </w:rPr>
        <w:t>s</w:t>
      </w:r>
      <w:r w:rsidRPr="00D74E9A" w:rsidR="00795F53">
        <w:rPr>
          <w:rFonts w:ascii="Times New Roman" w:hAnsi="Times New Roman" w:cs="Times New Roman"/>
          <w:sz w:val="24"/>
          <w:szCs w:val="24"/>
          <w:lang w:val="en-GB"/>
        </w:rPr>
        <w:t>erve</w:t>
      </w:r>
      <w:r w:rsidRPr="00D74E9A" w:rsidR="007D1E4A">
        <w:rPr>
          <w:rFonts w:ascii="Times New Roman" w:hAnsi="Times New Roman" w:cs="Times New Roman"/>
          <w:sz w:val="24"/>
          <w:szCs w:val="24"/>
          <w:lang w:val="en-GB"/>
        </w:rPr>
        <w:t xml:space="preserve"> to suppress noise in the pre-stimulus period</w:t>
      </w:r>
      <w:r w:rsidRPr="00D74E9A" w:rsidR="00795F53">
        <w:rPr>
          <w:rFonts w:ascii="Times New Roman" w:hAnsi="Times New Roman" w:cs="Times New Roman"/>
          <w:sz w:val="24"/>
          <w:szCs w:val="24"/>
          <w:lang w:val="en-GB"/>
        </w:rPr>
        <w:t>, and presumably also during the (temporally non-predictable) target.</w:t>
      </w:r>
      <w:r w:rsidRPr="00D74E9A" w:rsidR="007D1E4A">
        <w:rPr>
          <w:rFonts w:ascii="Times New Roman" w:hAnsi="Times New Roman" w:cs="Times New Roman"/>
          <w:sz w:val="24"/>
          <w:szCs w:val="24"/>
          <w:lang w:val="en-GB"/>
        </w:rPr>
        <w:t xml:space="preserve"> </w:t>
      </w:r>
      <w:r w:rsidRPr="00D74E9A" w:rsidR="00795F53">
        <w:rPr>
          <w:rFonts w:ascii="Times New Roman" w:hAnsi="Times New Roman" w:cs="Times New Roman"/>
          <w:sz w:val="24"/>
          <w:szCs w:val="24"/>
          <w:lang w:val="en-GB"/>
        </w:rPr>
        <w:t>We speculate that such a suppression</w:t>
      </w:r>
      <w:r w:rsidRPr="00D74E9A" w:rsidR="00D624EA">
        <w:rPr>
          <w:rFonts w:ascii="Times New Roman" w:hAnsi="Times New Roman" w:cs="Times New Roman"/>
          <w:sz w:val="24"/>
          <w:szCs w:val="24"/>
          <w:lang w:val="en-GB"/>
        </w:rPr>
        <w:t xml:space="preserve"> mechanism can account for worsened performance under low signal to noise ratios</w:t>
      </w:r>
      <w:r w:rsidRPr="00D74E9A" w:rsidR="00C87438">
        <w:rPr>
          <w:rFonts w:ascii="Times New Roman" w:hAnsi="Times New Roman" w:cs="Times New Roman"/>
          <w:sz w:val="24"/>
          <w:szCs w:val="24"/>
          <w:lang w:val="en-GB"/>
        </w:rPr>
        <w:t>, and improved performance at higher SNRs.</w:t>
      </w:r>
      <w:r w:rsidRPr="00D74E9A" w:rsidDel="00C87438" w:rsidR="00C87438">
        <w:rPr>
          <w:rFonts w:ascii="Times New Roman" w:hAnsi="Times New Roman" w:cs="Times New Roman"/>
          <w:sz w:val="24"/>
          <w:szCs w:val="24"/>
          <w:lang w:val="en-GB"/>
        </w:rPr>
        <w:t xml:space="preserve"> </w:t>
      </w:r>
      <w:r w:rsidRPr="00D74E9A" w:rsidR="00ED5688">
        <w:rPr>
          <w:rFonts w:ascii="Times New Roman" w:hAnsi="Times New Roman" w:cs="Times New Roman"/>
          <w:sz w:val="24"/>
          <w:szCs w:val="24"/>
          <w:lang w:val="en-GB"/>
        </w:rPr>
        <w:t>We</w:t>
      </w:r>
      <w:del w:author="Houwelin2" w:date="2022-08-29T16:35:00Z" w:id="798">
        <w:r w:rsidRPr="00D74E9A" w:rsidDel="006D6655" w:rsidR="00ED5688">
          <w:rPr>
            <w:rFonts w:ascii="Times New Roman" w:hAnsi="Times New Roman" w:cs="Times New Roman"/>
            <w:sz w:val="24"/>
            <w:szCs w:val="24"/>
            <w:lang w:val="en-GB"/>
          </w:rPr>
          <w:delText xml:space="preserve"> </w:delText>
        </w:r>
      </w:del>
      <w:r w:rsidRPr="00D74E9A" w:rsidR="00EE1116">
        <w:rPr>
          <w:rFonts w:ascii="Times New Roman" w:hAnsi="Times New Roman" w:cs="Times New Roman"/>
          <w:sz w:val="24"/>
          <w:szCs w:val="24"/>
          <w:lang w:val="en-GB"/>
        </w:rPr>
        <w:t xml:space="preserve"> </w:t>
      </w:r>
      <w:r w:rsidRPr="00D74E9A" w:rsidR="00ED5688">
        <w:rPr>
          <w:rFonts w:ascii="Times New Roman" w:hAnsi="Times New Roman" w:cs="Times New Roman"/>
          <w:sz w:val="24"/>
          <w:szCs w:val="24"/>
          <w:lang w:val="en-GB"/>
        </w:rPr>
        <w:t xml:space="preserve">propose </w:t>
      </w:r>
      <w:r w:rsidRPr="00D74E9A" w:rsidR="00EE1116">
        <w:rPr>
          <w:rFonts w:ascii="Times New Roman" w:hAnsi="Times New Roman" w:cs="Times New Roman"/>
          <w:sz w:val="24"/>
          <w:szCs w:val="24"/>
          <w:lang w:val="en-GB"/>
        </w:rPr>
        <w:t xml:space="preserve">that inhibition of auditory channels results in improved performance when enough sensory evidence </w:t>
      </w:r>
      <w:r w:rsidRPr="00D74E9A" w:rsidR="0040545E">
        <w:rPr>
          <w:rFonts w:ascii="Times New Roman" w:hAnsi="Times New Roman" w:cs="Times New Roman"/>
          <w:sz w:val="24"/>
          <w:szCs w:val="24"/>
          <w:lang w:val="en-GB"/>
        </w:rPr>
        <w:t>remains after input suppression</w:t>
      </w:r>
      <w:r w:rsidRPr="00D74E9A" w:rsidR="00EE1116">
        <w:rPr>
          <w:rFonts w:ascii="Times New Roman" w:hAnsi="Times New Roman" w:cs="Times New Roman"/>
          <w:sz w:val="24"/>
          <w:szCs w:val="24"/>
          <w:lang w:val="en-GB"/>
        </w:rPr>
        <w:t xml:space="preserve"> (i.e., at high SNRs), </w:t>
      </w:r>
      <w:r w:rsidRPr="00D74E9A" w:rsidR="0040545E">
        <w:rPr>
          <w:rFonts w:ascii="Times New Roman" w:hAnsi="Times New Roman" w:cs="Times New Roman"/>
          <w:sz w:val="24"/>
          <w:szCs w:val="24"/>
          <w:lang w:val="en-GB"/>
        </w:rPr>
        <w:t xml:space="preserve">but is systematically deleterious for performance when suppression results in insufficient </w:t>
      </w:r>
      <w:r w:rsidRPr="00D74E9A" w:rsidR="007D6FD0">
        <w:rPr>
          <w:rFonts w:ascii="Times New Roman" w:hAnsi="Times New Roman" w:cs="Times New Roman"/>
          <w:sz w:val="24"/>
          <w:szCs w:val="24"/>
          <w:lang w:val="en-GB"/>
        </w:rPr>
        <w:t xml:space="preserve">residual sensory evidence </w:t>
      </w:r>
      <w:r w:rsidRPr="00D74E9A" w:rsidR="00EE1116">
        <w:rPr>
          <w:rFonts w:ascii="Times New Roman" w:hAnsi="Times New Roman" w:cs="Times New Roman"/>
          <w:sz w:val="24"/>
          <w:szCs w:val="24"/>
          <w:lang w:val="en-GB"/>
        </w:rPr>
        <w:t>(i.e., at low SNRs)</w:t>
      </w:r>
      <w:r w:rsidRPr="00D74E9A" w:rsidR="007A18F5">
        <w:rPr>
          <w:rFonts w:ascii="Times New Roman" w:hAnsi="Times New Roman" w:cs="Times New Roman"/>
          <w:sz w:val="24"/>
          <w:szCs w:val="24"/>
          <w:lang w:val="en-GB"/>
        </w:rPr>
        <w:t xml:space="preserve"> to </w:t>
      </w:r>
      <w:r w:rsidRPr="00D74E9A" w:rsidR="007953F1">
        <w:rPr>
          <w:rFonts w:ascii="Times New Roman" w:hAnsi="Times New Roman" w:cs="Times New Roman"/>
          <w:sz w:val="24"/>
          <w:szCs w:val="24"/>
          <w:lang w:val="en-GB"/>
        </w:rPr>
        <w:t xml:space="preserve">reliably </w:t>
      </w:r>
      <w:r w:rsidRPr="00D74E9A" w:rsidR="007A18F5">
        <w:rPr>
          <w:rFonts w:ascii="Times New Roman" w:hAnsi="Times New Roman" w:cs="Times New Roman"/>
          <w:sz w:val="24"/>
          <w:szCs w:val="24"/>
          <w:lang w:val="en-GB"/>
        </w:rPr>
        <w:t xml:space="preserve">activate </w:t>
      </w:r>
      <w:r w:rsidRPr="00D74E9A" w:rsidR="004A38FC">
        <w:rPr>
          <w:rFonts w:ascii="Times New Roman" w:hAnsi="Times New Roman" w:cs="Times New Roman"/>
          <w:sz w:val="24"/>
          <w:szCs w:val="24"/>
          <w:lang w:val="en-GB"/>
        </w:rPr>
        <w:t>target representation</w:t>
      </w:r>
      <w:r w:rsidRPr="00D74E9A" w:rsidR="0099271A">
        <w:rPr>
          <w:rFonts w:ascii="Times New Roman" w:hAnsi="Times New Roman" w:cs="Times New Roman"/>
          <w:sz w:val="24"/>
          <w:szCs w:val="24"/>
          <w:lang w:val="en-GB"/>
        </w:rPr>
        <w:t>s</w:t>
      </w:r>
      <w:r w:rsidRPr="00D74E9A" w:rsidR="00EE1116">
        <w:rPr>
          <w:rFonts w:ascii="Times New Roman" w:hAnsi="Times New Roman" w:cs="Times New Roman"/>
          <w:sz w:val="24"/>
          <w:szCs w:val="24"/>
          <w:lang w:val="en-GB"/>
        </w:rPr>
        <w:t>. We speculate that the addition of noise and speech without RMS-equalisation, resulting in substantially higher sound levels during target presentation as compared to before target presentation, might reduce, if not completely eliminate, the negative impact of high α activity on the recognition of low SNR items.</w:t>
      </w:r>
      <w:r w:rsidRPr="00D74E9A" w:rsidR="00EE1116">
        <w:rPr>
          <w:rFonts w:ascii="Times New Roman" w:hAnsi="Times New Roman" w:cs="Times New Roman"/>
          <w:sz w:val="24"/>
          <w:szCs w:val="24"/>
        </w:rPr>
        <w:t xml:space="preserve"> </w:t>
      </w:r>
      <w:r w:rsidRPr="00D74E9A" w:rsidR="007F05C2">
        <w:rPr>
          <w:rFonts w:ascii="Times New Roman" w:hAnsi="Times New Roman" w:cs="Times New Roman"/>
          <w:sz w:val="24"/>
          <w:szCs w:val="24"/>
          <w:lang w:val="en-GB"/>
        </w:rPr>
        <w:t xml:space="preserve">Further studies are needed to </w:t>
      </w:r>
      <w:r w:rsidRPr="00D74E9A" w:rsidR="00BD2F43">
        <w:rPr>
          <w:rFonts w:ascii="Times New Roman" w:hAnsi="Times New Roman" w:cs="Times New Roman"/>
          <w:sz w:val="24"/>
          <w:szCs w:val="24"/>
          <w:lang w:val="en-GB"/>
        </w:rPr>
        <w:t xml:space="preserve">compare the effects of α power under these different stationary noise conditions. </w:t>
      </w:r>
      <w:r w:rsidRPr="00D74E9A" w:rsidR="00EC19C6">
        <w:rPr>
          <w:rFonts w:ascii="Times New Roman" w:hAnsi="Times New Roman" w:cs="Times New Roman"/>
          <w:sz w:val="24"/>
          <w:szCs w:val="24"/>
          <w:lang w:val="en-GB"/>
        </w:rPr>
        <w:t>It would be interesting to further probe</w:t>
      </w:r>
      <w:r w:rsidRPr="00D74E9A" w:rsidR="007F05C2">
        <w:rPr>
          <w:rFonts w:ascii="Times New Roman" w:hAnsi="Times New Roman" w:cs="Times New Roman"/>
          <w:sz w:val="24"/>
          <w:szCs w:val="24"/>
          <w:lang w:val="en-GB"/>
        </w:rPr>
        <w:t xml:space="preserve"> the generalisability of the effect observed here to different SNRs</w:t>
      </w:r>
      <w:r w:rsidRPr="00D74E9A" w:rsidR="00EC19C6">
        <w:rPr>
          <w:rFonts w:ascii="Times New Roman" w:hAnsi="Times New Roman" w:cs="Times New Roman"/>
          <w:sz w:val="24"/>
          <w:szCs w:val="24"/>
          <w:lang w:val="en-GB"/>
        </w:rPr>
        <w:t>,</w:t>
      </w:r>
      <w:r w:rsidRPr="00D74E9A" w:rsidR="007F05C2">
        <w:rPr>
          <w:rFonts w:ascii="Times New Roman" w:hAnsi="Times New Roman" w:cs="Times New Roman"/>
          <w:sz w:val="24"/>
          <w:szCs w:val="24"/>
          <w:lang w:val="en-GB"/>
        </w:rPr>
        <w:t xml:space="preserve"> different kinds of noise, such as babble or amplitude-modulated noise</w:t>
      </w:r>
      <w:r w:rsidRPr="00D74E9A" w:rsidR="00EC19C6">
        <w:rPr>
          <w:rFonts w:ascii="Times New Roman" w:hAnsi="Times New Roman" w:cs="Times New Roman"/>
          <w:sz w:val="24"/>
          <w:szCs w:val="24"/>
          <w:lang w:val="en-GB"/>
        </w:rPr>
        <w:t xml:space="preserve">, and noise characterised by </w:t>
      </w:r>
      <w:r w:rsidRPr="00D74E9A" w:rsidR="00EC19C6">
        <w:rPr>
          <w:rFonts w:ascii="Times New Roman" w:hAnsi="Times New Roman" w:cs="Times New Roman"/>
          <w:sz w:val="24"/>
          <w:szCs w:val="24"/>
          <w:lang w:val="en-GB"/>
        </w:rPr>
        <w:lastRenderedPageBreak/>
        <w:t>different degrees of overlap in its frequency content with respect to that of speech</w:t>
      </w:r>
      <w:r w:rsidRPr="00D74E9A" w:rsidR="007F05C2">
        <w:rPr>
          <w:rFonts w:ascii="Times New Roman" w:hAnsi="Times New Roman" w:cs="Times New Roman"/>
          <w:sz w:val="24"/>
          <w:szCs w:val="24"/>
          <w:lang w:val="en-GB"/>
        </w:rPr>
        <w:t>. Comparing the effects of pre-target α activity under these different circumstances would allow investigation of whether its modulation is a universally useful mechanism or just one tool of many.</w:t>
      </w:r>
    </w:p>
    <w:p w:rsidRPr="00D74E9A" w:rsidR="008129AD" w:rsidP="00D74E9A" w:rsidRDefault="008D350B" w14:paraId="7DE940BC" w14:textId="246FE90F">
      <w:pPr>
        <w:spacing w:after="120" w:line="480" w:lineRule="auto"/>
        <w:ind w:right="4"/>
        <w:jc w:val="both"/>
        <w:rPr>
          <w:rFonts w:ascii="Times New Roman" w:hAnsi="Times New Roman" w:cs="Times New Roman"/>
          <w:sz w:val="24"/>
          <w:szCs w:val="24"/>
          <w:lang w:val="en-GB"/>
        </w:rPr>
      </w:pPr>
      <w:r w:rsidRPr="00D74E9A">
        <w:rPr>
          <w:rFonts w:ascii="Times New Roman" w:hAnsi="Times New Roman" w:cs="Times New Roman"/>
          <w:sz w:val="24"/>
          <w:szCs w:val="24"/>
          <w:lang w:val="en-GB"/>
        </w:rPr>
        <w:t xml:space="preserve">Despite best efforts, the current study has a number of inevitable limitations. First, we have opted </w:t>
      </w:r>
      <w:r w:rsidRPr="00D74E9A" w:rsidR="009F2EA2">
        <w:rPr>
          <w:rFonts w:ascii="Times New Roman" w:hAnsi="Times New Roman" w:cs="Times New Roman"/>
          <w:sz w:val="24"/>
          <w:szCs w:val="24"/>
          <w:lang w:val="en-GB"/>
        </w:rPr>
        <w:t xml:space="preserve">to </w:t>
      </w:r>
      <w:r w:rsidRPr="00D74E9A" w:rsidR="0011435D">
        <w:rPr>
          <w:rFonts w:ascii="Times New Roman" w:hAnsi="Times New Roman" w:cs="Times New Roman"/>
          <w:sz w:val="24"/>
          <w:szCs w:val="24"/>
          <w:lang w:val="en-GB"/>
        </w:rPr>
        <w:t>use a task involving only</w:t>
      </w:r>
      <w:r w:rsidRPr="00D74E9A">
        <w:rPr>
          <w:rFonts w:ascii="Times New Roman" w:hAnsi="Times New Roman" w:cs="Times New Roman"/>
          <w:sz w:val="24"/>
          <w:szCs w:val="24"/>
          <w:lang w:val="en-GB"/>
        </w:rPr>
        <w:t xml:space="preserve"> isolated (monosyllabic) words</w:t>
      </w:r>
      <w:r w:rsidRPr="00D74E9A" w:rsidR="006D6A14">
        <w:rPr>
          <w:rFonts w:ascii="Times New Roman" w:hAnsi="Times New Roman" w:cs="Times New Roman"/>
          <w:sz w:val="24"/>
          <w:szCs w:val="24"/>
          <w:lang w:val="en-GB"/>
        </w:rPr>
        <w:t>, thereby reducing the effect of individually-variable linguistic competence on comprehension</w:t>
      </w:r>
      <w:r w:rsidR="005415A4">
        <w:rPr>
          <w:rFonts w:ascii="Times New Roman" w:hAnsi="Times New Roman" w:cs="Times New Roman"/>
          <w:sz w:val="24"/>
          <w:szCs w:val="24"/>
          <w:lang w:val="en-GB"/>
        </w:rPr>
        <w:t xml:space="preserve"> </w:t>
      </w:r>
      <w:r w:rsidRPr="00D74E9A" w:rsidR="006D6A14">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{"citationItems":[{"id":"ITEM-1","itemData":{"DOI":"10.3109/14992027.2015.1104735","ISSN":"17088186","PMID":"26609557","abstract":"The main objective was to investigate the effect of linguistic abilities (lexical-access ability and vocabulary size) on different measures of speech-in-noise recognition in normal-hearing listeners with various levels of language proficiency. Design: Speech reception thresholds (SRTs) were measured for sentences in steady-state (SRTstat) and fluctuating noise (SRTfluc), and for digit-triplets in steady-state noise (DIN). Lexical-access ability was measured with a lexical-decision test and a word-naming test. Vocabulary size was also measured. For the SRT, keyword scoring and sentence scoring were compared. Study sample: To introduce variation in linguistic abilities, three groups of 24 young normal-hearing listeners were included: higher-educated native, lower-educated native, and higher-educated non-native listeners. Results: Lexical-access ability was most accurately measured with combined results of lexical decision and word naming. Lexical-access ability explained 60% of the variance in SRT. The effect of linguistic abilities on SRTs was up to 5.6 dB for SRTstat and 8 dB for SRTfluc. Using keyword scoring reduced this effect by approximately 1.5 dB. For DIN the effect of linguistic ability was less than 1 dB. Conclusions: Lexical-access ability is an important predictor of SRTs in normal-hearing listeners. These results are important to consider in the interpretation of speech-in-noise scores of hearing-impaired listeners.","author":[{"dropping-particle":"","family":"Kaandorp","given":"Marre W.","non-dropping-particle":"","parse-names":false,"suffix":""},{"dropping-particle":"","family":"Groot","given":"Annette M.B.","non-dropping-particle":"De","parse-names":false,"suffix":""},{"dropping-particle":"","family":"Festen","given":"Joost M.","non-dropping-particle":"","parse-names":false,"suffix":""},{"dropping-particle":"","family":"Smits","given":"Cas","non-dropping-particle":"","parse-names":false,"suffix":""},{"dropping-particle":"","family":"Goverts","given":"S. Theo","non-dropping-particle":"","parse-names":false,"suffix":""}],"container-title":"International Journal of Audiology","id":"ITEM-1","issue":"3","issued":{"date-parts":[["2016"]]},"page":"157-167","title":"The influence of lexical-access ability and vocabulary knowledge on measures of speech recognition in noise","type":"article-journal","volume":"55"},"uris":["http://www.mendeley.com/documents/?uuid=403a05d6-aa1d-4cf5-8aa4-0d65c27c7ab8"]}],"mendeley":{"formattedCitation":"(Kaandorp et al., 2016)","plainTextFormattedCitation":"(Kaandorp et al., 2016)","previouslyFormattedCitation":"(Kaandorp et al., 2016)"},"properties":{"noteIndex":0},"schema":"https://github.com/citation-style-language/schema/raw/master/csl-citation.json"}</w:instrText>
      </w:r>
      <w:r w:rsidRPr="00D74E9A" w:rsidR="006D6A14">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(Kaandorp et al., 2016)</w:t>
      </w:r>
      <w:r w:rsidRPr="00D74E9A" w:rsidR="006D6A14">
        <w:rPr>
          <w:rFonts w:ascii="Times New Roman" w:hAnsi="Times New Roman" w:cs="Times New Roman"/>
          <w:sz w:val="24"/>
          <w:szCs w:val="24"/>
          <w:lang w:val="en-GB"/>
        </w:rPr>
        <w:fldChar w:fldCharType="end"/>
      </w:r>
      <w:r w:rsidRPr="00D74E9A" w:rsidR="006D6A14">
        <w:rPr>
          <w:rFonts w:ascii="Times New Roman" w:hAnsi="Times New Roman" w:cs="Times New Roman"/>
          <w:sz w:val="24"/>
          <w:szCs w:val="24"/>
          <w:lang w:val="en-GB"/>
        </w:rPr>
        <w:t>,</w:t>
      </w:r>
      <w:r w:rsidRPr="00D74E9A">
        <w:rPr>
          <w:rFonts w:ascii="Times New Roman" w:hAnsi="Times New Roman" w:cs="Times New Roman"/>
          <w:sz w:val="24"/>
          <w:szCs w:val="24"/>
          <w:lang w:val="en-GB"/>
        </w:rPr>
        <w:t xml:space="preserve"> </w:t>
      </w:r>
      <w:r w:rsidRPr="00D74E9A" w:rsidR="009F2EA2">
        <w:rPr>
          <w:rFonts w:ascii="Times New Roman" w:hAnsi="Times New Roman" w:cs="Times New Roman"/>
          <w:sz w:val="24"/>
          <w:szCs w:val="24"/>
          <w:lang w:val="en-GB"/>
        </w:rPr>
        <w:t xml:space="preserve">but consequently eliminating any potential insight into individual differences stemming from higher-level linguistic processes, including contextual effects allowing for prediction, which are highly relevant to comprehension of </w:t>
      </w:r>
      <w:r w:rsidRPr="00D74E9A" w:rsidR="0011435D">
        <w:rPr>
          <w:rFonts w:ascii="Times New Roman" w:hAnsi="Times New Roman" w:cs="Times New Roman"/>
          <w:sz w:val="24"/>
          <w:szCs w:val="24"/>
          <w:lang w:val="en-GB"/>
        </w:rPr>
        <w:t>acoustically challenging speech</w:t>
      </w:r>
      <w:r w:rsidR="005415A4">
        <w:rPr>
          <w:rFonts w:ascii="Times New Roman" w:hAnsi="Times New Roman" w:cs="Times New Roman"/>
          <w:sz w:val="24"/>
          <w:szCs w:val="24"/>
          <w:lang w:val="en-GB"/>
        </w:rPr>
        <w:t xml:space="preserve"> </w:t>
      </w:r>
      <w:r w:rsidRPr="00D74E9A" w:rsidR="006A50F8">
        <w:rPr>
          <w:rFonts w:ascii="Times New Roman" w:hAnsi="Times New Roman" w:cs="Times New Roman"/>
          <w:sz w:val="24"/>
          <w:szCs w:val="24"/>
          <w:lang w:val="en-GB"/>
        </w:rPr>
        <w:fldChar w:fldCharType="begin" w:fldLock="1"/>
      </w:r>
      <w:r w:rsidR="00FE43C0">
        <w:rPr>
          <w:rFonts w:ascii="Times New Roman" w:hAnsi="Times New Roman" w:cs="Times New Roman"/>
          <w:sz w:val="24"/>
          <w:szCs w:val="24"/>
          <w:lang w:val="en-GB"/>
        </w:rPr>
        <w:instrText>ADDIN CSL_CITATION {"citationItems":[{"id":"ITEM-1","itemData":{"DOI":"10.1002/hbm.25208","ISSN":"10970193","PMID":"32959939","abstract":"When speech intelligibility is reduced, listeners exploit constraints posed by semantic context to facilitate comprehension. The left angular gyrus (AG) has been argued to drive this semantic predictability gain. Taking a network perspective, we ask how the connectivity within language-specific and domain-general networks flexibly adapts to the predictability and intelligibility of speech. During continuous functional magnetic resonance imaging (fMRI), participants repeated sentences, which varied in semantic predictability of the final word and in acoustic intelligibility. At the neural level, highly predictable sentences led to stronger activation of left-hemispheric semantic regions including subregions of the AG (PGa, PGp) and posterior middle temporal gyrus when speech became more intelligible. The behavioural predictability gain of single participants mapped onto the same regions but was complemented by increased activity in frontal and medial regions. Effective connectivity from PGa to PGp increased for more intelligible sentences. In contrast, inhibitory influence from pre-supplementary motor area to left insula was strongest when predictability and intelligibility of sentences were either lowest or highest. This interactive effect was negatively correlated with the behavioural predictability gain. Together, these results suggest that successful comprehension in noisy listening conditions relies on an interplay of semantic regions and concurrent inhibition of cognitive control regions when semantic cues are available.","author":[{"dropping-particle":"","family":"Rysop","given":"Anna Uta","non-dropping-particle":"","parse-names":false,"suffix":""},{"dropping-particle":"","family":"Schmitt","given":"Lea Maria","non-dropping-particle":"","parse-names":false,"suffix":""},{"dropping-particle":"","family":"Obleser","given":"Jonas","non-dropping-particle":"","parse-names":false,"suffix":""},{"dropping-particle":"","family":"Hartwigsen","given":"Gesa","non-dropping-particle":"","parse-names":false,"suffix":""}],"container-title":"Human Brain Mapping","id":"ITEM-1","issue":"1","issued":{"date-parts":[["2021"]]},"page":"110-127","title":"Neural modelling of the semantic predictability gain under challenging listening conditions","type":"article-journal","volume":"42"},"uris":["http://www.mendeley.com/documents/?uuid=ed4ea9ce-46ad-444c-ad44-596cd29ebda5"]},{"id":"ITEM-2","itemData":{"DOI":"10.1093/cercor/bhp128","ISSN":"10473211","PMID":"19561061","abstract":"In speech comprehension, the processing of auditory information and linguistic context are mutually dependent. This functional magnetic resonance imaging study examines how semantic expectancy (\"cloze probability\") in variably intelligible sentences (\"noise vocoding\") modulates the brain bases of comprehension. First, intelligibility-modulated activation along the superior temporal sulci (STS) was extended anteriorly and posteriorly in low-cloze sentences (e.g., \"she weighs the flour\") but restricted to a mid-superior temporal gyrus/STS area in more predictable high-cloze sentences (e.g., \"she sifts the flour\"). Second, the degree of left inferior frontal gyrus (IFG) (Brodmann's area 44) involvement in processing low-cloze constructions was proportional to increasing intelligibility. Left inferior parietal cortex (IPC; angular gyrus) activation accompanied successful speech comprehension that derived either from increased signal quality or from semantic facilitation. The results show that successful decoding of speech in auditory cortex areas regulates language-specific computation (left IFG and IPC). In return, semantic expectancy can constrain these speech-decoding processes, with fewer neural resources being allocated to highly predictable sentences. These findings offer an important contribution toward the understanding of the functional neuroanatomy in speech comprehension.","author":[{"dropping-particle":"","family":"Obleser","given":"Jonas","non-dropping-particle":"","parse-names":false,"suffix":""},{"dropping-particle":"","family":"Kotz","given":"Sonja A.","non-dropping-particle":"","parse-names":false,"suffix":""}],"container-title":"Cerebral Cortex","id":"ITEM-2","issue":"3","issued":{"date-parts":[["2010"]]},"page":"633-640","title":"Expectancy constraints in degraded speech modulate the language comprehension network","type":"article-journal","volume":"20"},"uris":["http://www.mendeley.com/documents/?uuid=aa9c7b68-b7cd-4a7a-99ce-1e74aad8fdca"]}],"mendeley":{"formattedCitation":"(Obleser &amp; Kotz, 2010; Rysop et al., 2021)","plainTextFormattedCitation":"(Obleser &amp; Kotz, 2010; Rysop et al., 2021)","previouslyFormattedCitation":"(Obleser &amp; Kotz, 2010; Rysop et al., 2021)"},"properties":{"noteIndex":0},"schema":"https://github.com/citation-style-language/schema/raw/master/csl-citation.json"}</w:instrText>
      </w:r>
      <w:r w:rsidRPr="00D74E9A" w:rsidR="006A50F8">
        <w:rPr>
          <w:rFonts w:ascii="Times New Roman" w:hAnsi="Times New Roman" w:cs="Times New Roman"/>
          <w:sz w:val="24"/>
          <w:szCs w:val="24"/>
          <w:lang w:val="en-GB"/>
        </w:rPr>
        <w:fldChar w:fldCharType="separate"/>
      </w:r>
      <w:r w:rsidRPr="004C7B1B" w:rsidR="004C7B1B">
        <w:rPr>
          <w:rFonts w:ascii="Times New Roman" w:hAnsi="Times New Roman" w:cs="Times New Roman"/>
          <w:noProof/>
          <w:sz w:val="24"/>
          <w:szCs w:val="24"/>
          <w:lang w:val="en-GB"/>
        </w:rPr>
        <w:t>(Obleser &amp; Kotz, 2010; Rysop et al., 2021)</w:t>
      </w:r>
      <w:r w:rsidRPr="00D74E9A" w:rsidR="006A50F8">
        <w:rPr>
          <w:rFonts w:ascii="Times New Roman" w:hAnsi="Times New Roman" w:cs="Times New Roman"/>
          <w:sz w:val="24"/>
          <w:szCs w:val="24"/>
          <w:lang w:val="en-GB"/>
        </w:rPr>
        <w:fldChar w:fldCharType="end"/>
      </w:r>
      <w:r w:rsidRPr="00D74E9A" w:rsidR="006163E0">
        <w:rPr>
          <w:rFonts w:ascii="Times New Roman" w:hAnsi="Times New Roman" w:cs="Times New Roman"/>
          <w:b/>
          <w:bCs/>
          <w:sz w:val="24"/>
          <w:szCs w:val="24"/>
          <w:lang w:val="en-GB"/>
        </w:rPr>
        <w:t>.</w:t>
      </w:r>
      <w:r w:rsidRPr="00D74E9A">
        <w:rPr>
          <w:rFonts w:ascii="Times New Roman" w:hAnsi="Times New Roman" w:cs="Times New Roman"/>
          <w:sz w:val="24"/>
          <w:szCs w:val="24"/>
          <w:lang w:val="en-GB"/>
        </w:rPr>
        <w:t xml:space="preserve"> </w:t>
      </w:r>
      <w:r w:rsidRPr="00D74E9A" w:rsidR="008129AD">
        <w:rPr>
          <w:rFonts w:ascii="Times New Roman" w:hAnsi="Times New Roman" w:cs="Times New Roman"/>
          <w:sz w:val="24"/>
          <w:szCs w:val="24"/>
          <w:lang w:val="en-GB"/>
        </w:rPr>
        <w:t>Whilst the use of a low-perplexity stimulus set allowed participants to strategically exploit top-down generated expectations, this implies that we cannot establish the specificity of our findings with respect to: (</w:t>
      </w:r>
      <w:proofErr w:type="spellStart"/>
      <w:r w:rsidRPr="00D74E9A" w:rsidR="008129AD">
        <w:rPr>
          <w:rFonts w:ascii="Times New Roman" w:hAnsi="Times New Roman" w:cs="Times New Roman"/>
          <w:sz w:val="24"/>
          <w:szCs w:val="24"/>
          <w:lang w:val="en-GB"/>
        </w:rPr>
        <w:t>i</w:t>
      </w:r>
      <w:proofErr w:type="spellEnd"/>
      <w:r w:rsidRPr="00D74E9A" w:rsidR="008129AD">
        <w:rPr>
          <w:rFonts w:ascii="Times New Roman" w:hAnsi="Times New Roman" w:cs="Times New Roman"/>
          <w:sz w:val="24"/>
          <w:szCs w:val="24"/>
          <w:lang w:val="en-GB"/>
        </w:rPr>
        <w:t xml:space="preserve">) speech, since we have no non-speech auditory stimuli; (ii) non-digit words, or open stimulus sets; (iii) connected speech. Further studies using more </w:t>
      </w:r>
      <w:r w:rsidRPr="00D74E9A" w:rsidR="0011435D">
        <w:rPr>
          <w:rFonts w:ascii="Times New Roman" w:hAnsi="Times New Roman" w:cs="Times New Roman"/>
          <w:sz w:val="24"/>
          <w:szCs w:val="24"/>
          <w:lang w:val="en-GB"/>
        </w:rPr>
        <w:t xml:space="preserve">elaborate </w:t>
      </w:r>
      <w:r w:rsidRPr="00D74E9A" w:rsidR="008129AD">
        <w:rPr>
          <w:rFonts w:ascii="Times New Roman" w:hAnsi="Times New Roman" w:cs="Times New Roman"/>
          <w:sz w:val="24"/>
          <w:szCs w:val="24"/>
          <w:lang w:val="en-GB"/>
        </w:rPr>
        <w:t xml:space="preserve">sets of stimuli are required to determine whether the effect of α power holds true under more ecological conditions. Additionally, we could not achieve calibration of the intelligibility of the stimuli at the individual participant and digit level. </w:t>
      </w:r>
      <w:r w:rsidRPr="00D74E9A" w:rsidR="00A965E4">
        <w:rPr>
          <w:rFonts w:ascii="Times New Roman" w:hAnsi="Times New Roman" w:cs="Times New Roman"/>
          <w:sz w:val="24"/>
          <w:szCs w:val="24"/>
          <w:lang w:val="en-GB"/>
        </w:rPr>
        <w:t>Despite having capitalized on the possibility to model these effects in the current study, simpler models may still be preferable</w:t>
      </w:r>
      <w:r w:rsidRPr="00D74E9A" w:rsidR="007B4BC5">
        <w:rPr>
          <w:rFonts w:ascii="Times New Roman" w:hAnsi="Times New Roman" w:cs="Times New Roman"/>
          <w:sz w:val="24"/>
          <w:szCs w:val="24"/>
          <w:lang w:val="en-GB"/>
        </w:rPr>
        <w:t>. Thus, f</w:t>
      </w:r>
      <w:r w:rsidRPr="00D74E9A" w:rsidR="008129AD">
        <w:rPr>
          <w:rFonts w:ascii="Times New Roman" w:hAnsi="Times New Roman" w:cs="Times New Roman"/>
          <w:sz w:val="24"/>
          <w:szCs w:val="24"/>
          <w:lang w:val="en-GB"/>
        </w:rPr>
        <w:t>uture studies should improve on the calibration procedure used here to establish more stable performance levels.</w:t>
      </w:r>
    </w:p>
    <w:p w:rsidR="008F34C9" w:rsidP="00D74E9A" w:rsidRDefault="008D350B" w14:paraId="1EEF0D6D" w14:textId="3ED7D811">
      <w:pPr>
        <w:spacing w:after="120" w:line="480" w:lineRule="auto"/>
        <w:ind w:right="4"/>
        <w:jc w:val="both"/>
        <w:rPr>
          <w:ins w:author="Houwelin2" w:date="2022-08-29T16:37:00Z" w:id="799"/>
          <w:rFonts w:ascii="Times New Roman" w:hAnsi="Times New Roman" w:cs="Times New Roman"/>
          <w:sz w:val="24"/>
          <w:szCs w:val="24"/>
          <w:lang w:val="en-GB"/>
        </w:rPr>
      </w:pPr>
      <w:r w:rsidRPr="00D74E9A">
        <w:rPr>
          <w:rFonts w:ascii="Times New Roman" w:hAnsi="Times New Roman" w:cs="Times New Roman"/>
          <w:sz w:val="24"/>
          <w:szCs w:val="24"/>
          <w:lang w:val="en-GB"/>
        </w:rPr>
        <w:t xml:space="preserve">In sum, this study provides further evidence </w:t>
      </w:r>
      <w:r w:rsidRPr="00D74E9A" w:rsidR="0011435D">
        <w:rPr>
          <w:rFonts w:ascii="Times New Roman" w:hAnsi="Times New Roman" w:cs="Times New Roman"/>
          <w:sz w:val="24"/>
          <w:szCs w:val="24"/>
          <w:lang w:val="en-GB"/>
        </w:rPr>
        <w:t>that</w:t>
      </w:r>
      <w:r w:rsidRPr="00D74E9A">
        <w:rPr>
          <w:rFonts w:ascii="Times New Roman" w:hAnsi="Times New Roman" w:cs="Times New Roman"/>
          <w:sz w:val="24"/>
          <w:szCs w:val="24"/>
          <w:lang w:val="en-GB"/>
        </w:rPr>
        <w:t xml:space="preserve"> pre-stimulus brain states provide a</w:t>
      </w:r>
      <w:r w:rsidRPr="00D74E9A" w:rsidR="0011435D">
        <w:rPr>
          <w:rFonts w:ascii="Times New Roman" w:hAnsi="Times New Roman" w:cs="Times New Roman"/>
          <w:sz w:val="24"/>
          <w:szCs w:val="24"/>
          <w:lang w:val="en-GB"/>
        </w:rPr>
        <w:t xml:space="preserve"> behaviourally relevant</w:t>
      </w:r>
      <w:r w:rsidRPr="00D74E9A">
        <w:rPr>
          <w:rFonts w:ascii="Times New Roman" w:hAnsi="Times New Roman" w:cs="Times New Roman"/>
          <w:sz w:val="24"/>
          <w:szCs w:val="24"/>
          <w:lang w:val="en-GB"/>
        </w:rPr>
        <w:t xml:space="preserve"> structuring context </w:t>
      </w:r>
      <w:r w:rsidRPr="00D74E9A" w:rsidR="0011435D">
        <w:rPr>
          <w:rFonts w:ascii="Times New Roman" w:hAnsi="Times New Roman" w:cs="Times New Roman"/>
          <w:sz w:val="24"/>
          <w:szCs w:val="24"/>
          <w:lang w:val="en-GB"/>
        </w:rPr>
        <w:t>for the processing of stimuli</w:t>
      </w:r>
      <w:r w:rsidRPr="00D74E9A">
        <w:rPr>
          <w:rFonts w:ascii="Times New Roman" w:hAnsi="Times New Roman" w:cs="Times New Roman"/>
          <w:sz w:val="24"/>
          <w:szCs w:val="24"/>
          <w:lang w:val="en-GB"/>
        </w:rPr>
        <w:t xml:space="preserve">. Although pre-stimulus modulation of behaviour constitutes an established finding within the psychophysical literature, especially within the context of detection or discrimination of near-threshold stimuli, to the best of our knowledge, </w:t>
      </w:r>
      <w:r w:rsidRPr="00D74E9A">
        <w:rPr>
          <w:rFonts w:ascii="Times New Roman" w:hAnsi="Times New Roman" w:cs="Times New Roman"/>
          <w:sz w:val="24"/>
          <w:szCs w:val="24"/>
          <w:lang w:val="en-GB"/>
        </w:rPr>
        <w:lastRenderedPageBreak/>
        <w:t xml:space="preserve">this is the first study demonstrating effects of pre-target brain states on a </w:t>
      </w:r>
      <w:r w:rsidRPr="00D74E9A" w:rsidR="0011435D">
        <w:rPr>
          <w:rFonts w:ascii="Times New Roman" w:hAnsi="Times New Roman" w:cs="Times New Roman"/>
          <w:sz w:val="24"/>
          <w:szCs w:val="24"/>
          <w:lang w:val="en-GB"/>
        </w:rPr>
        <w:t>speech recognition task</w:t>
      </w:r>
      <w:r w:rsidRPr="00D74E9A">
        <w:rPr>
          <w:rFonts w:ascii="Times New Roman" w:hAnsi="Times New Roman" w:cs="Times New Roman"/>
          <w:sz w:val="24"/>
          <w:szCs w:val="24"/>
          <w:lang w:val="en-GB"/>
        </w:rPr>
        <w:t>. The results of this study underscore the importance of α activity in the processing of forthcoming stimuli</w:t>
      </w:r>
      <w:r w:rsidRPr="00D74E9A" w:rsidR="0011435D">
        <w:rPr>
          <w:rFonts w:ascii="Times New Roman" w:hAnsi="Times New Roman" w:cs="Times New Roman"/>
          <w:sz w:val="24"/>
          <w:szCs w:val="24"/>
          <w:lang w:val="en-GB"/>
        </w:rPr>
        <w:t xml:space="preserve">. The findings reported above </w:t>
      </w:r>
      <w:r w:rsidRPr="00D74E9A">
        <w:rPr>
          <w:rFonts w:ascii="Times New Roman" w:hAnsi="Times New Roman" w:cs="Times New Roman"/>
          <w:sz w:val="24"/>
          <w:szCs w:val="24"/>
          <w:lang w:val="en-GB"/>
        </w:rPr>
        <w:t>represent a stepping-stone in the development of non-invasive interventions based on modulation of ongoing EEG activity, such as transcranial electrical stimulation or neurofeedback, aimed at restoring sub-optimal speech perception in people suffering from mild speech perception deficits.</w:t>
      </w:r>
      <w:r w:rsidRPr="00D74E9A" w:rsidR="00546EAC">
        <w:rPr>
          <w:rFonts w:ascii="Times New Roman" w:hAnsi="Times New Roman" w:cs="Times New Roman"/>
          <w:sz w:val="24"/>
          <w:szCs w:val="24"/>
          <w:lang w:val="en-GB"/>
        </w:rPr>
        <w:t xml:space="preserve"> Such application should take into account our observation that α enhancement (or suppression) may not be always beneficial for speech recognition. </w:t>
      </w:r>
      <w:r w:rsidRPr="00D74E9A" w:rsidR="00690864">
        <w:rPr>
          <w:rFonts w:ascii="Times New Roman" w:hAnsi="Times New Roman" w:cs="Times New Roman"/>
          <w:sz w:val="24"/>
          <w:szCs w:val="24"/>
          <w:lang w:val="en-GB"/>
        </w:rPr>
        <w:t xml:space="preserve">Rather, </w:t>
      </w:r>
      <w:r w:rsidRPr="00D74E9A" w:rsidR="00456602">
        <w:rPr>
          <w:rFonts w:ascii="Times New Roman" w:hAnsi="Times New Roman" w:cs="Times New Roman"/>
          <w:sz w:val="24"/>
          <w:szCs w:val="24"/>
          <w:lang w:val="en-GB"/>
        </w:rPr>
        <w:t>interventions should aim at having listeners express just the right amount α activity given the listening conditions and their ability to cope with them.</w:t>
      </w:r>
      <w:r w:rsidRPr="00D74E9A" w:rsidR="005B12C1">
        <w:rPr>
          <w:rFonts w:ascii="Times New Roman" w:hAnsi="Times New Roman" w:cs="Times New Roman"/>
          <w:sz w:val="24"/>
          <w:szCs w:val="24"/>
          <w:lang w:val="en-GB"/>
        </w:rPr>
        <w:t xml:space="preserve"> In other words, the results of this study highlight the importance of tailoring any such intervention to both the beneficiary and the environment.</w:t>
      </w:r>
    </w:p>
    <w:p w:rsidR="008F34C9" w:rsidRDefault="008F34C9" w14:paraId="7988CCDA" w14:textId="77777777">
      <w:pPr>
        <w:rPr>
          <w:ins w:author="Houwelin2" w:date="2022-08-29T16:37:00Z" w:id="800"/>
          <w:rFonts w:ascii="Times New Roman" w:hAnsi="Times New Roman" w:cs="Times New Roman"/>
          <w:sz w:val="24"/>
          <w:szCs w:val="24"/>
          <w:lang w:val="en-GB"/>
        </w:rPr>
      </w:pPr>
      <w:ins w:author="Houwelin2" w:date="2022-08-29T16:37:00Z" w:id="801">
        <w:r>
          <w:rPr>
            <w:rFonts w:ascii="Times New Roman" w:hAnsi="Times New Roman" w:cs="Times New Roman"/>
            <w:sz w:val="24"/>
            <w:szCs w:val="24"/>
            <w:lang w:val="en-GB"/>
          </w:rPr>
          <w:br w:type="page"/>
        </w:r>
      </w:ins>
    </w:p>
    <w:p w:rsidRPr="00D74E9A" w:rsidR="008D350B" w:rsidP="00D74E9A" w:rsidRDefault="008D350B" w14:paraId="5C0F5EBC" w14:textId="77777777">
      <w:pPr>
        <w:spacing w:line="480" w:lineRule="auto"/>
        <w:jc w:val="center"/>
        <w:rPr>
          <w:rFonts w:ascii="Times New Roman" w:hAnsi="Times New Roman" w:cs="Times New Roman"/>
          <w:b/>
          <w:sz w:val="24"/>
          <w:szCs w:val="24"/>
          <w:lang w:val="en-GB"/>
        </w:rPr>
      </w:pPr>
      <w:r w:rsidRPr="00D74E9A">
        <w:rPr>
          <w:rFonts w:ascii="Times New Roman" w:hAnsi="Times New Roman" w:cs="Times New Roman"/>
          <w:b/>
          <w:sz w:val="24"/>
          <w:szCs w:val="24"/>
          <w:lang w:val="en-GB"/>
        </w:rPr>
        <w:lastRenderedPageBreak/>
        <w:t>References:</w:t>
      </w:r>
    </w:p>
    <w:p w:rsidRPr="00247D68" w:rsidR="00247D68" w:rsidP="00247D68" w:rsidRDefault="008D350B" w14:paraId="02A17447" w14:textId="20FD7B25">
      <w:pPr>
        <w:widowControl w:val="0"/>
        <w:autoSpaceDE w:val="0"/>
        <w:autoSpaceDN w:val="0"/>
        <w:adjustRightInd w:val="0"/>
        <w:spacing w:line="480" w:lineRule="auto"/>
        <w:ind w:left="480" w:hanging="480"/>
        <w:rPr>
          <w:rFonts w:ascii="Times New Roman" w:hAnsi="Times New Roman" w:cs="Times New Roman"/>
          <w:noProof/>
          <w:sz w:val="24"/>
          <w:szCs w:val="24"/>
        </w:rPr>
      </w:pPr>
      <w:r w:rsidRPr="00D74E9A">
        <w:rPr>
          <w:rFonts w:ascii="Times New Roman" w:hAnsi="Times New Roman" w:cs="Times New Roman"/>
          <w:sz w:val="24"/>
          <w:szCs w:val="24"/>
          <w:lang w:val="en-GB"/>
        </w:rPr>
        <w:fldChar w:fldCharType="begin" w:fldLock="1"/>
      </w:r>
      <w:r w:rsidRPr="00D74E9A">
        <w:rPr>
          <w:rFonts w:ascii="Times New Roman" w:hAnsi="Times New Roman" w:cs="Times New Roman"/>
          <w:sz w:val="24"/>
          <w:szCs w:val="24"/>
        </w:rPr>
        <w:instrText xml:space="preserve">ADDIN Mendeley Bibliography CSL_BIBLIOGRAPHY </w:instrText>
      </w:r>
      <w:r w:rsidRPr="00D74E9A">
        <w:rPr>
          <w:rFonts w:ascii="Times New Roman" w:hAnsi="Times New Roman" w:cs="Times New Roman"/>
          <w:sz w:val="24"/>
          <w:szCs w:val="24"/>
          <w:lang w:val="en-GB"/>
        </w:rPr>
        <w:fldChar w:fldCharType="separate"/>
      </w:r>
      <w:r w:rsidRPr="00247D68" w:rsidR="00247D68">
        <w:rPr>
          <w:rFonts w:ascii="Times New Roman" w:hAnsi="Times New Roman" w:cs="Times New Roman"/>
          <w:noProof/>
          <w:sz w:val="24"/>
          <w:szCs w:val="24"/>
        </w:rPr>
        <w:t xml:space="preserve">Alhanbali, S., Munro, K. J., Dawes, P., Perugia, E., &amp; Millman, R. E. (2021). Associations between pre-stimulus alpha power, hearing level and performance in a digits-in-noise task. </w:t>
      </w:r>
      <w:r w:rsidRPr="00247D68" w:rsidR="00247D68">
        <w:rPr>
          <w:rFonts w:ascii="Times New Roman" w:hAnsi="Times New Roman" w:cs="Times New Roman"/>
          <w:i/>
          <w:iCs/>
          <w:noProof/>
          <w:sz w:val="24"/>
          <w:szCs w:val="24"/>
        </w:rPr>
        <w:t>International Journal of Audiology</w:t>
      </w:r>
      <w:r w:rsidRPr="00247D68" w:rsidR="00247D68">
        <w:rPr>
          <w:rFonts w:ascii="Times New Roman" w:hAnsi="Times New Roman" w:cs="Times New Roman"/>
          <w:noProof/>
          <w:sz w:val="24"/>
          <w:szCs w:val="24"/>
        </w:rPr>
        <w:t xml:space="preserve">, </w:t>
      </w:r>
      <w:r w:rsidRPr="00247D68" w:rsidR="00247D68">
        <w:rPr>
          <w:rFonts w:ascii="Times New Roman" w:hAnsi="Times New Roman" w:cs="Times New Roman"/>
          <w:i/>
          <w:iCs/>
          <w:noProof/>
          <w:sz w:val="24"/>
          <w:szCs w:val="24"/>
        </w:rPr>
        <w:t>0</w:t>
      </w:r>
      <w:r w:rsidRPr="00247D68" w:rsidR="00247D68">
        <w:rPr>
          <w:rFonts w:ascii="Times New Roman" w:hAnsi="Times New Roman" w:cs="Times New Roman"/>
          <w:noProof/>
          <w:sz w:val="24"/>
          <w:szCs w:val="24"/>
        </w:rPr>
        <w:t>(0), 1–8. https://doi.org/10.1080/14992027.2021.1899314</w:t>
      </w:r>
    </w:p>
    <w:p w:rsidRPr="00247D68" w:rsidR="00247D68" w:rsidP="00247D68" w:rsidRDefault="00247D68" w14:paraId="06F66C5D"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Bates, D., Mächler, M., Bolker, B. M., &amp; Walker, S. C. (2015). Fitting linear mixed-effects models using lme4. </w:t>
      </w:r>
      <w:r w:rsidRPr="00247D68">
        <w:rPr>
          <w:rFonts w:ascii="Times New Roman" w:hAnsi="Times New Roman" w:cs="Times New Roman"/>
          <w:i/>
          <w:iCs/>
          <w:noProof/>
          <w:sz w:val="24"/>
          <w:szCs w:val="24"/>
        </w:rPr>
        <w:t>Journal of Statistical Software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67</w:t>
      </w:r>
      <w:r w:rsidRPr="00247D68">
        <w:rPr>
          <w:rFonts w:ascii="Times New Roman" w:hAnsi="Times New Roman" w:cs="Times New Roman"/>
          <w:noProof/>
          <w:sz w:val="24"/>
          <w:szCs w:val="24"/>
        </w:rPr>
        <w:t>(1). https://doi.org/10.18637/jss.v067.i01</w:t>
      </w:r>
    </w:p>
    <w:p w:rsidRPr="00247D68" w:rsidR="00247D68" w:rsidP="00247D68" w:rsidRDefault="00247D68" w14:paraId="36A7D17A"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Becker, R., Reinacher, M., Freyer, F., Villringer, A., &amp; Ritter, P. (2011). How Ongoing Neuronal Oscillations Account for Evoked fMRI Variability. </w:t>
      </w:r>
      <w:r w:rsidRPr="00247D68">
        <w:rPr>
          <w:rFonts w:ascii="Times New Roman" w:hAnsi="Times New Roman" w:cs="Times New Roman"/>
          <w:i/>
          <w:iCs/>
          <w:noProof/>
          <w:sz w:val="24"/>
          <w:szCs w:val="24"/>
        </w:rPr>
        <w:t>Journal of Neuroscience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31</w:t>
      </w:r>
      <w:r w:rsidRPr="00247D68">
        <w:rPr>
          <w:rFonts w:ascii="Times New Roman" w:hAnsi="Times New Roman" w:cs="Times New Roman"/>
          <w:noProof/>
          <w:sz w:val="24"/>
          <w:szCs w:val="24"/>
        </w:rPr>
        <w:t>(30), 11016–11027. https://doi.org/10.1523/JNEUROSCI.0210-11.2011</w:t>
      </w:r>
    </w:p>
    <w:p w:rsidRPr="00247D68" w:rsidR="00247D68" w:rsidP="00247D68" w:rsidRDefault="00247D68" w14:paraId="5F1C0DCD"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Becker, R., Ritter, P., &amp; Villringer, A. (2008). Influence of ongoing alpha rhythm on the visual evoked potential. </w:t>
      </w:r>
      <w:r w:rsidRPr="00247D68">
        <w:rPr>
          <w:rFonts w:ascii="Times New Roman" w:hAnsi="Times New Roman" w:cs="Times New Roman"/>
          <w:i/>
          <w:iCs/>
          <w:noProof/>
          <w:sz w:val="24"/>
          <w:szCs w:val="24"/>
        </w:rPr>
        <w:t>NeuroImage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39</w:t>
      </w:r>
      <w:r w:rsidRPr="00247D68">
        <w:rPr>
          <w:rFonts w:ascii="Times New Roman" w:hAnsi="Times New Roman" w:cs="Times New Roman"/>
          <w:noProof/>
          <w:sz w:val="24"/>
          <w:szCs w:val="24"/>
        </w:rPr>
        <w:t>(2), 707–716. https://doi.org/10.1016/j.neuroimage.2007.09.016</w:t>
      </w:r>
    </w:p>
    <w:p w:rsidRPr="00247D68" w:rsidR="00247D68" w:rsidP="00247D68" w:rsidRDefault="00247D68" w14:paraId="524A4FE2"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Birkes, D. (2005). Likelihood Ratio Tests. In </w:t>
      </w:r>
      <w:r w:rsidRPr="00247D68">
        <w:rPr>
          <w:rFonts w:ascii="Times New Roman" w:hAnsi="Times New Roman" w:cs="Times New Roman"/>
          <w:i/>
          <w:iCs/>
          <w:noProof/>
          <w:sz w:val="24"/>
          <w:szCs w:val="24"/>
        </w:rPr>
        <w:t>Encyclopedia of Biostatistics</w:t>
      </w:r>
      <w:r w:rsidRPr="00247D68">
        <w:rPr>
          <w:rFonts w:ascii="Times New Roman" w:hAnsi="Times New Roman" w:cs="Times New Roman"/>
          <w:noProof/>
          <w:sz w:val="24"/>
          <w:szCs w:val="24"/>
        </w:rPr>
        <w:t>. https://doi.org/https://doi.org/10.1002/0470011815.b2a15074</w:t>
      </w:r>
    </w:p>
    <w:p w:rsidRPr="00247D68" w:rsidR="00247D68" w:rsidP="00247D68" w:rsidRDefault="00247D68" w14:paraId="07E765D9"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Brainard, D. H. (1997). The Psychophysics Toolbox. </w:t>
      </w:r>
      <w:r w:rsidRPr="00247D68">
        <w:rPr>
          <w:rFonts w:ascii="Times New Roman" w:hAnsi="Times New Roman" w:cs="Times New Roman"/>
          <w:i/>
          <w:iCs/>
          <w:noProof/>
          <w:sz w:val="24"/>
          <w:szCs w:val="24"/>
        </w:rPr>
        <w:t>Spatial Vision</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10</w:t>
      </w:r>
      <w:r w:rsidRPr="00247D68">
        <w:rPr>
          <w:rFonts w:ascii="Times New Roman" w:hAnsi="Times New Roman" w:cs="Times New Roman"/>
          <w:noProof/>
          <w:sz w:val="24"/>
          <w:szCs w:val="24"/>
        </w:rPr>
        <w:t>(4), 433–436.</w:t>
      </w:r>
    </w:p>
    <w:p w:rsidRPr="00247D68" w:rsidR="00247D68" w:rsidP="00247D68" w:rsidRDefault="00247D68" w14:paraId="533AFA04"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Busch, N. A., Dubois, J., &amp; VanRullen, R. (2009). The phase of ongoing EEG oscillations predicts visual perception. </w:t>
      </w:r>
      <w:r w:rsidRPr="00247D68">
        <w:rPr>
          <w:rFonts w:ascii="Times New Roman" w:hAnsi="Times New Roman" w:cs="Times New Roman"/>
          <w:i/>
          <w:iCs/>
          <w:noProof/>
          <w:sz w:val="24"/>
          <w:szCs w:val="24"/>
        </w:rPr>
        <w:t>The Journal of Neuroscience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29</w:t>
      </w:r>
      <w:r w:rsidRPr="00247D68">
        <w:rPr>
          <w:rFonts w:ascii="Times New Roman" w:hAnsi="Times New Roman" w:cs="Times New Roman"/>
          <w:noProof/>
          <w:sz w:val="24"/>
          <w:szCs w:val="24"/>
        </w:rPr>
        <w:t>(24), 7869–7876. https://doi.org/10.1523/JNEUROSCI.0113-09.2009</w:t>
      </w:r>
    </w:p>
    <w:p w:rsidRPr="00247D68" w:rsidR="00247D68" w:rsidP="00247D68" w:rsidRDefault="00247D68" w14:paraId="18965089"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Buzsáki, G. (2019). Brain Rhythms Provide a Framework for Neural Syntax. In </w:t>
      </w:r>
      <w:r w:rsidRPr="00247D68">
        <w:rPr>
          <w:rFonts w:ascii="Times New Roman" w:hAnsi="Times New Roman" w:cs="Times New Roman"/>
          <w:i/>
          <w:iCs/>
          <w:noProof/>
          <w:sz w:val="24"/>
          <w:szCs w:val="24"/>
        </w:rPr>
        <w:t xml:space="preserve">The Brain from </w:t>
      </w:r>
      <w:r w:rsidRPr="00247D68">
        <w:rPr>
          <w:rFonts w:ascii="Times New Roman" w:hAnsi="Times New Roman" w:cs="Times New Roman"/>
          <w:i/>
          <w:iCs/>
          <w:noProof/>
          <w:sz w:val="24"/>
          <w:szCs w:val="24"/>
        </w:rPr>
        <w:lastRenderedPageBreak/>
        <w:t>Inside Out</w:t>
      </w:r>
      <w:r w:rsidRPr="00247D68">
        <w:rPr>
          <w:rFonts w:ascii="Times New Roman" w:hAnsi="Times New Roman" w:cs="Times New Roman"/>
          <w:noProof/>
          <w:sz w:val="24"/>
          <w:szCs w:val="24"/>
        </w:rPr>
        <w:t>. Oxford University Press. https://doi.org/10.1093/oso/9780190905385.003.0006</w:t>
      </w:r>
    </w:p>
    <w:p w:rsidRPr="00247D68" w:rsidR="00247D68" w:rsidP="00247D68" w:rsidRDefault="00247D68" w14:paraId="599C4C85"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Chan, D., Fourcin, A., Gibbon, D., Grandstrom, B., Huckvale, M., Kokkinakis, G., Kvale, K., Lamel, L., Lindberg, B., Moreno, A., Mouropoulos, J., Senia, F., Trancoso, I., Veld, C. in’T, &amp; Zeiliger, J. (1995). EUROM - A spoken language resource for the EU. In </w:t>
      </w:r>
      <w:r w:rsidRPr="00247D68">
        <w:rPr>
          <w:rFonts w:ascii="Times New Roman" w:hAnsi="Times New Roman" w:cs="Times New Roman"/>
          <w:i/>
          <w:iCs/>
          <w:noProof/>
          <w:sz w:val="24"/>
          <w:szCs w:val="24"/>
        </w:rPr>
        <w:t>European Conference on Speech Communication and Technology</w:t>
      </w:r>
      <w:r w:rsidRPr="00247D68">
        <w:rPr>
          <w:rFonts w:ascii="Times New Roman" w:hAnsi="Times New Roman" w:cs="Times New Roman"/>
          <w:noProof/>
          <w:sz w:val="24"/>
          <w:szCs w:val="24"/>
        </w:rPr>
        <w:t xml:space="preserve"> (pp. 867–870). http://www.phon.ucl.ac.uk/resource/eurom1/eurospeech95eurom.pdf</w:t>
      </w:r>
    </w:p>
    <w:p w:rsidRPr="00247D68" w:rsidR="00247D68" w:rsidP="00247D68" w:rsidRDefault="00247D68" w14:paraId="5C305F5C"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Christensen, R. (2018). </w:t>
      </w:r>
      <w:r w:rsidRPr="00247D68">
        <w:rPr>
          <w:rFonts w:ascii="Times New Roman" w:hAnsi="Times New Roman" w:cs="Times New Roman"/>
          <w:i/>
          <w:iCs/>
          <w:noProof/>
          <w:sz w:val="24"/>
          <w:szCs w:val="24"/>
        </w:rPr>
        <w:t>Cumulative Link Models for Ordinal Regression with the R Package ordinal</w:t>
      </w:r>
      <w:r w:rsidRPr="00247D68">
        <w:rPr>
          <w:rFonts w:ascii="Times New Roman" w:hAnsi="Times New Roman" w:cs="Times New Roman"/>
          <w:noProof/>
          <w:sz w:val="24"/>
          <w:szCs w:val="24"/>
        </w:rPr>
        <w:t>.</w:t>
      </w:r>
    </w:p>
    <w:p w:rsidRPr="00247D68" w:rsidR="00247D68" w:rsidP="00247D68" w:rsidRDefault="00247D68" w14:paraId="46C72C7B"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De Blasio, F. M., &amp; Barry, R. J. (2013). Prestimulus alpha and beta determinants of ERP responses in the Go/NoGo task. </w:t>
      </w:r>
      <w:r w:rsidRPr="00247D68">
        <w:rPr>
          <w:rFonts w:ascii="Times New Roman" w:hAnsi="Times New Roman" w:cs="Times New Roman"/>
          <w:i/>
          <w:iCs/>
          <w:noProof/>
          <w:sz w:val="24"/>
          <w:szCs w:val="24"/>
        </w:rPr>
        <w:t>International Journal of Psychophysiology</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89</w:t>
      </w:r>
      <w:r w:rsidRPr="00247D68">
        <w:rPr>
          <w:rFonts w:ascii="Times New Roman" w:hAnsi="Times New Roman" w:cs="Times New Roman"/>
          <w:noProof/>
          <w:sz w:val="24"/>
          <w:szCs w:val="24"/>
        </w:rPr>
        <w:t>(1), 9–17. https://doi.org/10.1016/j.ijpsycho.2013.04.018</w:t>
      </w:r>
    </w:p>
    <w:p w:rsidRPr="00247D68" w:rsidR="00247D68" w:rsidP="00247D68" w:rsidRDefault="00247D68" w14:paraId="62023F47"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De Blasio, F. M., &amp; Barry, R. J. (2018). Prestimulus delta and theta contributions to equiprobable Go/NoGo processing in healthy ageing. </w:t>
      </w:r>
      <w:r w:rsidRPr="00247D68">
        <w:rPr>
          <w:rFonts w:ascii="Times New Roman" w:hAnsi="Times New Roman" w:cs="Times New Roman"/>
          <w:i/>
          <w:iCs/>
          <w:noProof/>
          <w:sz w:val="24"/>
          <w:szCs w:val="24"/>
        </w:rPr>
        <w:t>International Journal of Psychophysiology</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130</w:t>
      </w:r>
      <w:r w:rsidRPr="00247D68">
        <w:rPr>
          <w:rFonts w:ascii="Times New Roman" w:hAnsi="Times New Roman" w:cs="Times New Roman"/>
          <w:noProof/>
          <w:sz w:val="24"/>
          <w:szCs w:val="24"/>
        </w:rPr>
        <w:t>(April), 40–52. https://doi.org/10.1016/j.ijpsycho.2018.05.005</w:t>
      </w:r>
    </w:p>
    <w:p w:rsidRPr="00247D68" w:rsidR="00247D68" w:rsidP="00247D68" w:rsidRDefault="00247D68" w14:paraId="0B426368"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De Blasio, F. M., Barry, R. J., &amp; Steiner, G. Z. (2013). Prestimulus EEG amplitude determinants of ERP responses in a habituation paradigm. </w:t>
      </w:r>
      <w:r w:rsidRPr="00247D68">
        <w:rPr>
          <w:rFonts w:ascii="Times New Roman" w:hAnsi="Times New Roman" w:cs="Times New Roman"/>
          <w:i/>
          <w:iCs/>
          <w:noProof/>
          <w:sz w:val="24"/>
          <w:szCs w:val="24"/>
        </w:rPr>
        <w:t>International Journal of Psychophysiology</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89</w:t>
      </w:r>
      <w:r w:rsidRPr="00247D68">
        <w:rPr>
          <w:rFonts w:ascii="Times New Roman" w:hAnsi="Times New Roman" w:cs="Times New Roman"/>
          <w:noProof/>
          <w:sz w:val="24"/>
          <w:szCs w:val="24"/>
        </w:rPr>
        <w:t>(3), 444–450. https://doi.org/10.1016/j.ijpsycho.2013.05.015</w:t>
      </w:r>
    </w:p>
    <w:p w:rsidRPr="00247D68" w:rsidR="00247D68" w:rsidP="00247D68" w:rsidRDefault="00247D68" w14:paraId="0CEC53BE"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Delorme, A., &amp; Makeig, S. (2004). EEGLAB: an open source toolbox for analysis of single-trial EEG dynamics including independent component analysis. </w:t>
      </w:r>
      <w:r w:rsidRPr="00247D68">
        <w:rPr>
          <w:rFonts w:ascii="Times New Roman" w:hAnsi="Times New Roman" w:cs="Times New Roman"/>
          <w:i/>
          <w:iCs/>
          <w:noProof/>
          <w:sz w:val="24"/>
          <w:szCs w:val="24"/>
        </w:rPr>
        <w:t>Journal of Neuroscience Methods</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134</w:t>
      </w:r>
      <w:r w:rsidRPr="00247D68">
        <w:rPr>
          <w:rFonts w:ascii="Times New Roman" w:hAnsi="Times New Roman" w:cs="Times New Roman"/>
          <w:noProof/>
          <w:sz w:val="24"/>
          <w:szCs w:val="24"/>
        </w:rPr>
        <w:t>, 9–21.</w:t>
      </w:r>
    </w:p>
    <w:p w:rsidRPr="00247D68" w:rsidR="00247D68" w:rsidP="00247D68" w:rsidRDefault="00247D68" w14:paraId="61555406"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Dimitrijevic, A., Smith, M. L., Kadis, D. S., &amp; Moore, D. R. (2017). Cortical alpha oscillations </w:t>
      </w:r>
      <w:r w:rsidRPr="00247D68">
        <w:rPr>
          <w:rFonts w:ascii="Times New Roman" w:hAnsi="Times New Roman" w:cs="Times New Roman"/>
          <w:noProof/>
          <w:sz w:val="24"/>
          <w:szCs w:val="24"/>
        </w:rPr>
        <w:lastRenderedPageBreak/>
        <w:t xml:space="preserve">predict speech intelligibility. </w:t>
      </w:r>
      <w:r w:rsidRPr="00247D68">
        <w:rPr>
          <w:rFonts w:ascii="Times New Roman" w:hAnsi="Times New Roman" w:cs="Times New Roman"/>
          <w:i/>
          <w:iCs/>
          <w:noProof/>
          <w:sz w:val="24"/>
          <w:szCs w:val="24"/>
        </w:rPr>
        <w:t>Frontiers in Human Neuroscience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11</w:t>
      </w:r>
      <w:r w:rsidRPr="00247D68">
        <w:rPr>
          <w:rFonts w:ascii="Times New Roman" w:hAnsi="Times New Roman" w:cs="Times New Roman"/>
          <w:noProof/>
          <w:sz w:val="24"/>
          <w:szCs w:val="24"/>
        </w:rPr>
        <w:t>(February), 1–10. https://doi.org/10.3389/fnhum.2017.00088</w:t>
      </w:r>
    </w:p>
    <w:p w:rsidRPr="00247D68" w:rsidR="00247D68" w:rsidP="00247D68" w:rsidRDefault="00247D68" w14:paraId="21854645"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Foxe, J. J., &amp; Snyder, A. C. (2011). The role of alpha-band brain oscillations as a sensory suppression mechanism during selective attention. </w:t>
      </w:r>
      <w:r w:rsidRPr="00247D68">
        <w:rPr>
          <w:rFonts w:ascii="Times New Roman" w:hAnsi="Times New Roman" w:cs="Times New Roman"/>
          <w:i/>
          <w:iCs/>
          <w:noProof/>
          <w:sz w:val="24"/>
          <w:szCs w:val="24"/>
        </w:rPr>
        <w:t>Frontiers in Psychology</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2</w:t>
      </w:r>
      <w:r w:rsidRPr="00247D68">
        <w:rPr>
          <w:rFonts w:ascii="Times New Roman" w:hAnsi="Times New Roman" w:cs="Times New Roman"/>
          <w:noProof/>
          <w:sz w:val="24"/>
          <w:szCs w:val="24"/>
        </w:rPr>
        <w:t>(JUL), 1–13. https://doi.org/10.3389/fpsyg.2011.00154</w:t>
      </w:r>
    </w:p>
    <w:p w:rsidRPr="00247D68" w:rsidR="00247D68" w:rsidP="00247D68" w:rsidRDefault="00247D68" w14:paraId="10E5819D"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Gramfort, A., Papadopoulo, T., Olivi, E., &amp; Clerc, M. (2010). OpenMEEG: opensource software for quasistatic bioelectromagnetics. </w:t>
      </w:r>
      <w:r w:rsidRPr="00247D68">
        <w:rPr>
          <w:rFonts w:ascii="Times New Roman" w:hAnsi="Times New Roman" w:cs="Times New Roman"/>
          <w:i/>
          <w:iCs/>
          <w:noProof/>
          <w:sz w:val="24"/>
          <w:szCs w:val="24"/>
        </w:rPr>
        <w:t>BioMedical Engineering OnLine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9</w:t>
      </w:r>
      <w:r w:rsidRPr="00247D68">
        <w:rPr>
          <w:rFonts w:ascii="Times New Roman" w:hAnsi="Times New Roman" w:cs="Times New Roman"/>
          <w:noProof/>
          <w:sz w:val="24"/>
          <w:szCs w:val="24"/>
        </w:rPr>
        <w:t>(1), 45. https://doi.org/10.1186/1475-925X-9-45</w:t>
      </w:r>
    </w:p>
    <w:p w:rsidRPr="00247D68" w:rsidR="00247D68" w:rsidP="00247D68" w:rsidRDefault="00247D68" w14:paraId="4FAA0E85"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Haegens, S., Nácher, V., Luna, R., Romo, R., &amp; Jensen, O. (2011). α-Oscillations in the monkey sensorimotor network influence discrimination performance by rhythmical inhibition of neuronal spiking. </w:t>
      </w:r>
      <w:r w:rsidRPr="00247D68">
        <w:rPr>
          <w:rFonts w:ascii="Times New Roman" w:hAnsi="Times New Roman" w:cs="Times New Roman"/>
          <w:i/>
          <w:iCs/>
          <w:noProof/>
          <w:sz w:val="24"/>
          <w:szCs w:val="24"/>
        </w:rPr>
        <w:t>Proceedings of the National Academy of Sciences of the United States of America</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108</w:t>
      </w:r>
      <w:r w:rsidRPr="00247D68">
        <w:rPr>
          <w:rFonts w:ascii="Times New Roman" w:hAnsi="Times New Roman" w:cs="Times New Roman"/>
          <w:noProof/>
          <w:sz w:val="24"/>
          <w:szCs w:val="24"/>
        </w:rPr>
        <w:t>(48), 19377–19382. https://doi.org/10.1073/pnas.1117190108</w:t>
      </w:r>
    </w:p>
    <w:p w:rsidRPr="00247D68" w:rsidR="00247D68" w:rsidP="00247D68" w:rsidRDefault="00247D68" w14:paraId="49FBDDC8"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Hickok, G., &amp; Poeppel, D. (2007). The cortical organization of speech processing. </w:t>
      </w:r>
      <w:r w:rsidRPr="00247D68">
        <w:rPr>
          <w:rFonts w:ascii="Times New Roman" w:hAnsi="Times New Roman" w:cs="Times New Roman"/>
          <w:i/>
          <w:iCs/>
          <w:noProof/>
          <w:sz w:val="24"/>
          <w:szCs w:val="24"/>
        </w:rPr>
        <w:t>Nat Rev Neurosci</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8</w:t>
      </w:r>
      <w:r w:rsidRPr="00247D68">
        <w:rPr>
          <w:rFonts w:ascii="Times New Roman" w:hAnsi="Times New Roman" w:cs="Times New Roman"/>
          <w:noProof/>
          <w:sz w:val="24"/>
          <w:szCs w:val="24"/>
        </w:rPr>
        <w:t>(393), 393–402. https://doi.org/10.7554/eLife.14521</w:t>
      </w:r>
    </w:p>
    <w:p w:rsidRPr="00247D68" w:rsidR="00247D68" w:rsidP="00247D68" w:rsidRDefault="00247D68" w14:paraId="5E7816D9"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Houweling, T., Becker, R., &amp; Hervais-Adelman, A. (2020). The noise-resilient brain: Resting-state oscillatory activity predicts words-in-noise recognition. </w:t>
      </w:r>
      <w:r w:rsidRPr="00247D68">
        <w:rPr>
          <w:rFonts w:ascii="Times New Roman" w:hAnsi="Times New Roman" w:cs="Times New Roman"/>
          <w:i/>
          <w:iCs/>
          <w:noProof/>
          <w:sz w:val="24"/>
          <w:szCs w:val="24"/>
        </w:rPr>
        <w:t>Brain and Language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202</w:t>
      </w:r>
      <w:r w:rsidRPr="00247D68">
        <w:rPr>
          <w:rFonts w:ascii="Times New Roman" w:hAnsi="Times New Roman" w:cs="Times New Roman"/>
          <w:noProof/>
          <w:sz w:val="24"/>
          <w:szCs w:val="24"/>
        </w:rPr>
        <w:t>(104727), 1–9. https://doi.org/10.1016/j.bandl.2019.104727</w:t>
      </w:r>
    </w:p>
    <w:p w:rsidRPr="00247D68" w:rsidR="00247D68" w:rsidP="00247D68" w:rsidRDefault="00247D68" w14:paraId="401170D4"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Iemi, L., Gwilliams, L., Samaha, J., Auksztulewicz, R., Cycowicz, Y. M., King, J.-R., Nikulin, V. V, Thesen, T., Doyle, W., Devinsky, O., Schroeder, C. E., Melloni, L., &amp; Haegens, S. (2021). Ongoing neural oscillations influence behavior and sensory representations by suppressing neuronal excitability. </w:t>
      </w:r>
      <w:r w:rsidRPr="00247D68">
        <w:rPr>
          <w:rFonts w:ascii="Times New Roman" w:hAnsi="Times New Roman" w:cs="Times New Roman"/>
          <w:i/>
          <w:iCs/>
          <w:noProof/>
          <w:sz w:val="24"/>
          <w:szCs w:val="24"/>
        </w:rPr>
        <w:t>NeuroImage</w:t>
      </w:r>
      <w:r w:rsidRPr="00247D68">
        <w:rPr>
          <w:rFonts w:ascii="Times New Roman" w:hAnsi="Times New Roman" w:cs="Times New Roman"/>
          <w:noProof/>
          <w:sz w:val="24"/>
          <w:szCs w:val="24"/>
        </w:rPr>
        <w:t>, 118746. https://doi.org/10.1016/j.neuroimage.2021.118746</w:t>
      </w:r>
    </w:p>
    <w:p w:rsidRPr="00247D68" w:rsidR="00247D68" w:rsidP="00247D68" w:rsidRDefault="00247D68" w14:paraId="7822415D"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lastRenderedPageBreak/>
        <w:t xml:space="preserve">Jensen, O., &amp; Mazaheri, A. (2010). Shaping functional architecture by oscillatory alpha activity: Gating by inhibition. </w:t>
      </w:r>
      <w:r w:rsidRPr="00247D68">
        <w:rPr>
          <w:rFonts w:ascii="Times New Roman" w:hAnsi="Times New Roman" w:cs="Times New Roman"/>
          <w:i/>
          <w:iCs/>
          <w:noProof/>
          <w:sz w:val="24"/>
          <w:szCs w:val="24"/>
        </w:rPr>
        <w:t>Frontiers in Human Neuroscience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4</w:t>
      </w:r>
      <w:r w:rsidRPr="00247D68">
        <w:rPr>
          <w:rFonts w:ascii="Times New Roman" w:hAnsi="Times New Roman" w:cs="Times New Roman"/>
          <w:noProof/>
          <w:sz w:val="24"/>
          <w:szCs w:val="24"/>
        </w:rPr>
        <w:t>(November), 1–8. https://doi.org/10.3389/fnhum.2010.00186</w:t>
      </w:r>
    </w:p>
    <w:p w:rsidRPr="00247D68" w:rsidR="00247D68" w:rsidP="00247D68" w:rsidRDefault="00247D68" w14:paraId="55329082"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Kaandorp, M. W., De Groot, A. M. B., Festen, J. M., Smits, C., &amp; Goverts, S. T. (2016). The influence of lexical-access ability and vocabulary knowledge on measures of speech recognition in noise. </w:t>
      </w:r>
      <w:r w:rsidRPr="00247D68">
        <w:rPr>
          <w:rFonts w:ascii="Times New Roman" w:hAnsi="Times New Roman" w:cs="Times New Roman"/>
          <w:i/>
          <w:iCs/>
          <w:noProof/>
          <w:sz w:val="24"/>
          <w:szCs w:val="24"/>
        </w:rPr>
        <w:t>International Journal of Audiology</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55</w:t>
      </w:r>
      <w:r w:rsidRPr="00247D68">
        <w:rPr>
          <w:rFonts w:ascii="Times New Roman" w:hAnsi="Times New Roman" w:cs="Times New Roman"/>
          <w:noProof/>
          <w:sz w:val="24"/>
          <w:szCs w:val="24"/>
        </w:rPr>
        <w:t>(3), 157–167. https://doi.org/10.3109/14992027.2015.1104735</w:t>
      </w:r>
    </w:p>
    <w:p w:rsidRPr="00247D68" w:rsidR="00247D68" w:rsidP="00247D68" w:rsidRDefault="00247D68" w14:paraId="0FDEB1A8"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Kayser, S. J., McNair, S. W., &amp; Kayser, C. (2016). Prestimulus influences on auditory perception from sensory representations and decision processes. </w:t>
      </w:r>
      <w:r w:rsidRPr="00247D68">
        <w:rPr>
          <w:rFonts w:ascii="Times New Roman" w:hAnsi="Times New Roman" w:cs="Times New Roman"/>
          <w:i/>
          <w:iCs/>
          <w:noProof/>
          <w:sz w:val="24"/>
          <w:szCs w:val="24"/>
        </w:rPr>
        <w:t>Proceedings of the National Academy of Sciences of the United States of America</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113</w:t>
      </w:r>
      <w:r w:rsidRPr="00247D68">
        <w:rPr>
          <w:rFonts w:ascii="Times New Roman" w:hAnsi="Times New Roman" w:cs="Times New Roman"/>
          <w:noProof/>
          <w:sz w:val="24"/>
          <w:szCs w:val="24"/>
        </w:rPr>
        <w:t>(17), 4842–4847. https://doi.org/10.1073/pnas.1524087113</w:t>
      </w:r>
    </w:p>
    <w:p w:rsidRPr="00247D68" w:rsidR="00247D68" w:rsidP="00247D68" w:rsidRDefault="00247D68" w14:paraId="6D52391E"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Kybic, J., Clerc, M., Faugeras, O., Keriven, R., &amp; Papadopoulo, T. (2006). Generalized head models for MEG/EEG: Boundary element method beyond nested volumes. </w:t>
      </w:r>
      <w:r w:rsidRPr="00247D68">
        <w:rPr>
          <w:rFonts w:ascii="Times New Roman" w:hAnsi="Times New Roman" w:cs="Times New Roman"/>
          <w:i/>
          <w:iCs/>
          <w:noProof/>
          <w:sz w:val="24"/>
          <w:szCs w:val="24"/>
        </w:rPr>
        <w:t>Physics in Medicine and Biology</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51</w:t>
      </w:r>
      <w:r w:rsidRPr="00247D68">
        <w:rPr>
          <w:rFonts w:ascii="Times New Roman" w:hAnsi="Times New Roman" w:cs="Times New Roman"/>
          <w:noProof/>
          <w:sz w:val="24"/>
          <w:szCs w:val="24"/>
        </w:rPr>
        <w:t>(5), 1333–1346. https://doi.org/10.1088/0031-9155/51/5/021</w:t>
      </w:r>
    </w:p>
    <w:p w:rsidRPr="00247D68" w:rsidR="00247D68" w:rsidP="00247D68" w:rsidRDefault="00247D68" w14:paraId="066631DB"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Lange, J., Oostenveld, R., &amp; Fries, P. (2013). Reduced occipital alpha power indexes enhanced excitability rather than improved visual perception. </w:t>
      </w:r>
      <w:r w:rsidRPr="00247D68">
        <w:rPr>
          <w:rFonts w:ascii="Times New Roman" w:hAnsi="Times New Roman" w:cs="Times New Roman"/>
          <w:i/>
          <w:iCs/>
          <w:noProof/>
          <w:sz w:val="24"/>
          <w:szCs w:val="24"/>
        </w:rPr>
        <w:t>Journal of Neuroscience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33</w:t>
      </w:r>
      <w:r w:rsidRPr="00247D68">
        <w:rPr>
          <w:rFonts w:ascii="Times New Roman" w:hAnsi="Times New Roman" w:cs="Times New Roman"/>
          <w:noProof/>
          <w:sz w:val="24"/>
          <w:szCs w:val="24"/>
        </w:rPr>
        <w:t>(7), 3212–3220. https://doi.org/10.1523/JNEUROSCI.3755-12.2013</w:t>
      </w:r>
    </w:p>
    <w:p w:rsidRPr="00247D68" w:rsidR="00247D68" w:rsidP="00247D68" w:rsidRDefault="00247D68" w14:paraId="19935F13"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Lenth, R. V. (2021). </w:t>
      </w:r>
      <w:r w:rsidRPr="00247D68">
        <w:rPr>
          <w:rFonts w:ascii="Times New Roman" w:hAnsi="Times New Roman" w:cs="Times New Roman"/>
          <w:i/>
          <w:iCs/>
          <w:noProof/>
          <w:sz w:val="24"/>
          <w:szCs w:val="24"/>
        </w:rPr>
        <w:t>emmeans: Estimated Marginal Means, aka Least-Squares Means</w:t>
      </w:r>
      <w:r w:rsidRPr="00247D68">
        <w:rPr>
          <w:rFonts w:ascii="Times New Roman" w:hAnsi="Times New Roman" w:cs="Times New Roman"/>
          <w:noProof/>
          <w:sz w:val="24"/>
          <w:szCs w:val="24"/>
        </w:rPr>
        <w:t>. https://cran.r-project.org/package=emmeans</w:t>
      </w:r>
    </w:p>
    <w:p w:rsidRPr="00247D68" w:rsidR="00247D68" w:rsidP="00247D68" w:rsidRDefault="00247D68" w14:paraId="45B31E70"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Limbach, K., &amp; Corballis, P. M. (2016). Prestimulus alpha power influences response criterion in a detection task. </w:t>
      </w:r>
      <w:r w:rsidRPr="00247D68">
        <w:rPr>
          <w:rFonts w:ascii="Times New Roman" w:hAnsi="Times New Roman" w:cs="Times New Roman"/>
          <w:i/>
          <w:iCs/>
          <w:noProof/>
          <w:sz w:val="24"/>
          <w:szCs w:val="24"/>
        </w:rPr>
        <w:t>Psychophysiology</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53</w:t>
      </w:r>
      <w:r w:rsidRPr="00247D68">
        <w:rPr>
          <w:rFonts w:ascii="Times New Roman" w:hAnsi="Times New Roman" w:cs="Times New Roman"/>
          <w:noProof/>
          <w:sz w:val="24"/>
          <w:szCs w:val="24"/>
        </w:rPr>
        <w:t>(8), 1154–1164. https://doi.org/10.1111/psyp.12666</w:t>
      </w:r>
    </w:p>
    <w:p w:rsidRPr="00247D68" w:rsidR="00247D68" w:rsidP="00247D68" w:rsidRDefault="00247D68" w14:paraId="03A393EB"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lastRenderedPageBreak/>
        <w:t xml:space="preserve">Makeig, S., Bell, A. J., Jung, T.-P., &amp; Sejnowski, T. J. (1996). Independent Component Analysis of Electroencephalographic Data. </w:t>
      </w:r>
      <w:r w:rsidRPr="00247D68">
        <w:rPr>
          <w:rFonts w:ascii="Times New Roman" w:hAnsi="Times New Roman" w:cs="Times New Roman"/>
          <w:i/>
          <w:iCs/>
          <w:noProof/>
          <w:sz w:val="24"/>
          <w:szCs w:val="24"/>
        </w:rPr>
        <w:t>Advances in Neural Information Processing Systems</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8</w:t>
      </w:r>
      <w:r w:rsidRPr="00247D68">
        <w:rPr>
          <w:rFonts w:ascii="Times New Roman" w:hAnsi="Times New Roman" w:cs="Times New Roman"/>
          <w:noProof/>
          <w:sz w:val="24"/>
          <w:szCs w:val="24"/>
        </w:rPr>
        <w:t>, 145–151. https://papers.nips.cc/paper/1091-independent-component-analysis-of-electroencephalographic-data.pdf</w:t>
      </w:r>
    </w:p>
    <w:p w:rsidRPr="00247D68" w:rsidR="00247D68" w:rsidP="00247D68" w:rsidRDefault="00247D68" w14:paraId="356E610F"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Maris, E., &amp; Oostenveld, R. (2007). Nonparametric statistical testing of EEG- and MEG-data. </w:t>
      </w:r>
      <w:r w:rsidRPr="00247D68">
        <w:rPr>
          <w:rFonts w:ascii="Times New Roman" w:hAnsi="Times New Roman" w:cs="Times New Roman"/>
          <w:i/>
          <w:iCs/>
          <w:noProof/>
          <w:sz w:val="24"/>
          <w:szCs w:val="24"/>
        </w:rPr>
        <w:t>Journal of Neuroscience Methods</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164</w:t>
      </w:r>
      <w:r w:rsidRPr="00247D68">
        <w:rPr>
          <w:rFonts w:ascii="Times New Roman" w:hAnsi="Times New Roman" w:cs="Times New Roman"/>
          <w:noProof/>
          <w:sz w:val="24"/>
          <w:szCs w:val="24"/>
        </w:rPr>
        <w:t>(1), 177–190. https://doi.org/10.1016/j.jneumeth.2007.03.024</w:t>
      </w:r>
    </w:p>
    <w:p w:rsidRPr="00247D68" w:rsidR="00247D68" w:rsidP="00247D68" w:rsidRDefault="00247D68" w14:paraId="668E4940"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Martín-Buro, M. C., Garcés, P., &amp; Maestú, F. (2016). Test-retest reliability of resting-state magnetoencephalography power in sensor and source space. </w:t>
      </w:r>
      <w:r w:rsidRPr="00247D68">
        <w:rPr>
          <w:rFonts w:ascii="Times New Roman" w:hAnsi="Times New Roman" w:cs="Times New Roman"/>
          <w:i/>
          <w:iCs/>
          <w:noProof/>
          <w:sz w:val="24"/>
          <w:szCs w:val="24"/>
        </w:rPr>
        <w:t>Human Brain Mapping</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37</w:t>
      </w:r>
      <w:r w:rsidRPr="00247D68">
        <w:rPr>
          <w:rFonts w:ascii="Times New Roman" w:hAnsi="Times New Roman" w:cs="Times New Roman"/>
          <w:noProof/>
          <w:sz w:val="24"/>
          <w:szCs w:val="24"/>
        </w:rPr>
        <w:t>(1), 179–190. https://doi.org/10.1002/hbm.23027</w:t>
      </w:r>
    </w:p>
    <w:p w:rsidRPr="00247D68" w:rsidR="00247D68" w:rsidP="00247D68" w:rsidRDefault="00247D68" w14:paraId="7B9CFD0E"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Mathewson, K. E., Gratton, G., Fabiani, M., Beck, D. M., &amp; Ro, T. (2009). To See or Not to See: Prestimulus   Phase Predicts Visual Awareness. </w:t>
      </w:r>
      <w:r w:rsidRPr="00247D68">
        <w:rPr>
          <w:rFonts w:ascii="Times New Roman" w:hAnsi="Times New Roman" w:cs="Times New Roman"/>
          <w:i/>
          <w:iCs/>
          <w:noProof/>
          <w:sz w:val="24"/>
          <w:szCs w:val="24"/>
        </w:rPr>
        <w:t>Journal of Neuroscience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29</w:t>
      </w:r>
      <w:r w:rsidRPr="00247D68">
        <w:rPr>
          <w:rFonts w:ascii="Times New Roman" w:hAnsi="Times New Roman" w:cs="Times New Roman"/>
          <w:noProof/>
          <w:sz w:val="24"/>
          <w:szCs w:val="24"/>
        </w:rPr>
        <w:t>(9), 2725–2732. https://doi.org/10.1523/JNEUROSCI.3963-08.2009</w:t>
      </w:r>
    </w:p>
    <w:p w:rsidRPr="00247D68" w:rsidR="00247D68" w:rsidP="00247D68" w:rsidRDefault="00247D68" w14:paraId="50A4F600"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McNair, S. W., Kayser, S. J., &amp; Kayser, C. (2019). Consistent pre-stimulus influences on auditory perception across the lifespan. </w:t>
      </w:r>
      <w:r w:rsidRPr="00247D68">
        <w:rPr>
          <w:rFonts w:ascii="Times New Roman" w:hAnsi="Times New Roman" w:cs="Times New Roman"/>
          <w:i/>
          <w:iCs/>
          <w:noProof/>
          <w:sz w:val="24"/>
          <w:szCs w:val="24"/>
        </w:rPr>
        <w:t>NeuroImage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186</w:t>
      </w:r>
      <w:r w:rsidRPr="00247D68">
        <w:rPr>
          <w:rFonts w:ascii="Times New Roman" w:hAnsi="Times New Roman" w:cs="Times New Roman"/>
          <w:noProof/>
          <w:sz w:val="24"/>
          <w:szCs w:val="24"/>
        </w:rPr>
        <w:t>(November 2018), 22–32. https://doi.org/10.1016/j.neuroimage.2018.10.085</w:t>
      </w:r>
    </w:p>
    <w:p w:rsidRPr="00247D68" w:rsidR="00247D68" w:rsidP="00247D68" w:rsidRDefault="00247D68" w14:paraId="637E37D6"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Mitra, P., &amp; Bokil, H. (2007). </w:t>
      </w:r>
      <w:r w:rsidRPr="00247D68">
        <w:rPr>
          <w:rFonts w:ascii="Times New Roman" w:hAnsi="Times New Roman" w:cs="Times New Roman"/>
          <w:i/>
          <w:iCs/>
          <w:noProof/>
          <w:sz w:val="24"/>
          <w:szCs w:val="24"/>
        </w:rPr>
        <w:t>Observed Brain Dynamics</w:t>
      </w:r>
      <w:r w:rsidRPr="00247D68">
        <w:rPr>
          <w:rFonts w:ascii="Times New Roman" w:hAnsi="Times New Roman" w:cs="Times New Roman"/>
          <w:noProof/>
          <w:sz w:val="24"/>
          <w:szCs w:val="24"/>
        </w:rPr>
        <w:t>. Oxford University Press.</w:t>
      </w:r>
    </w:p>
    <w:p w:rsidRPr="00247D68" w:rsidR="00247D68" w:rsidP="00247D68" w:rsidRDefault="00247D68" w14:paraId="7C3104C6"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Mullen, T. R., Kothe, C. A. E., Chi, Y. M., Ojeda, A., Kerth, T., Makeig, S., Jung, T.-P., &amp; Cauwenberghs, G. (2015). Real-time neuroimaging and cognitive monitoring using wearable dry EEG. </w:t>
      </w:r>
      <w:r w:rsidRPr="00247D68">
        <w:rPr>
          <w:rFonts w:ascii="Times New Roman" w:hAnsi="Times New Roman" w:cs="Times New Roman"/>
          <w:i/>
          <w:iCs/>
          <w:noProof/>
          <w:sz w:val="24"/>
          <w:szCs w:val="24"/>
        </w:rPr>
        <w:t>IEEE Transactions on Biomedical Engineering</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62</w:t>
      </w:r>
      <w:r w:rsidRPr="00247D68">
        <w:rPr>
          <w:rFonts w:ascii="Times New Roman" w:hAnsi="Times New Roman" w:cs="Times New Roman"/>
          <w:noProof/>
          <w:sz w:val="24"/>
          <w:szCs w:val="24"/>
        </w:rPr>
        <w:t>(11), 2553–2567. https://doi.org/10.1109/TBME.2015.2481482</w:t>
      </w:r>
    </w:p>
    <w:p w:rsidRPr="00247D68" w:rsidR="00247D68" w:rsidP="00247D68" w:rsidRDefault="00247D68" w14:paraId="7F911FAE"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lastRenderedPageBreak/>
        <w:t xml:space="preserve">Mullen, T. R., Kothe, C., Chi, Y. M., Ojeda, A., Kerth, T., Makeig, S., Cauwenberghs, G., &amp; Tzyy-Ping Jung. (2013). Real-time modeling and 3D visualization of source dynamics and connectivity using wearable EEG. </w:t>
      </w:r>
      <w:r w:rsidRPr="00247D68">
        <w:rPr>
          <w:rFonts w:ascii="Times New Roman" w:hAnsi="Times New Roman" w:cs="Times New Roman"/>
          <w:i/>
          <w:iCs/>
          <w:noProof/>
          <w:sz w:val="24"/>
          <w:szCs w:val="24"/>
        </w:rPr>
        <w:t>2013 35th Annual International Conference of the IEEE Engineering in Medicine and Biology Society (EMBC)</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23</w:t>
      </w:r>
      <w:r w:rsidRPr="00247D68">
        <w:rPr>
          <w:rFonts w:ascii="Times New Roman" w:hAnsi="Times New Roman" w:cs="Times New Roman"/>
          <w:noProof/>
          <w:sz w:val="24"/>
          <w:szCs w:val="24"/>
        </w:rPr>
        <w:t>(1), 2184–2187. https://doi.org/10.1109/EMBC.2013.6609968</w:t>
      </w:r>
    </w:p>
    <w:p w:rsidRPr="00247D68" w:rsidR="00247D68" w:rsidP="00247D68" w:rsidRDefault="00247D68" w14:paraId="7D794ADF"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Obleser, J., &amp; Kotz, S. A. (2010). Expectancy constraints in degraded speech modulate the language comprehension network. </w:t>
      </w:r>
      <w:r w:rsidRPr="00247D68">
        <w:rPr>
          <w:rFonts w:ascii="Times New Roman" w:hAnsi="Times New Roman" w:cs="Times New Roman"/>
          <w:i/>
          <w:iCs/>
          <w:noProof/>
          <w:sz w:val="24"/>
          <w:szCs w:val="24"/>
        </w:rPr>
        <w:t>Cerebral Cortex</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20</w:t>
      </w:r>
      <w:r w:rsidRPr="00247D68">
        <w:rPr>
          <w:rFonts w:ascii="Times New Roman" w:hAnsi="Times New Roman" w:cs="Times New Roman"/>
          <w:noProof/>
          <w:sz w:val="24"/>
          <w:szCs w:val="24"/>
        </w:rPr>
        <w:t>(3), 633–640. https://doi.org/10.1093/cercor/bhp128</w:t>
      </w:r>
    </w:p>
    <w:p w:rsidRPr="00247D68" w:rsidR="00247D68" w:rsidP="00247D68" w:rsidRDefault="00247D68" w14:paraId="313A462C"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Oostenveld, R., Fries, P., Maris, E., &amp; Schoffelen, J. M. (2011). FieldTrip: Open source software for advanced analysis of MEG, EEG, and invasive electrophysiological data. </w:t>
      </w:r>
      <w:r w:rsidRPr="00247D68">
        <w:rPr>
          <w:rFonts w:ascii="Times New Roman" w:hAnsi="Times New Roman" w:cs="Times New Roman"/>
          <w:i/>
          <w:iCs/>
          <w:noProof/>
          <w:sz w:val="24"/>
          <w:szCs w:val="24"/>
        </w:rPr>
        <w:t>Computational Intelligence and Neuroscience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2011</w:t>
      </w:r>
      <w:r w:rsidRPr="00247D68">
        <w:rPr>
          <w:rFonts w:ascii="Times New Roman" w:hAnsi="Times New Roman" w:cs="Times New Roman"/>
          <w:noProof/>
          <w:sz w:val="24"/>
          <w:szCs w:val="24"/>
        </w:rPr>
        <w:t>. https://doi.org/10.1155/2011/156869</w:t>
      </w:r>
    </w:p>
    <w:p w:rsidRPr="00247D68" w:rsidR="00247D68" w:rsidP="00247D68" w:rsidRDefault="00247D68" w14:paraId="23A2D4E3"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Rajagovindan, R., &amp; Ding, M. (2011). From prestimulus alpha oscillation to visual-evoked response: An inverted-U function and its attentional modulation. </w:t>
      </w:r>
      <w:r w:rsidRPr="00247D68">
        <w:rPr>
          <w:rFonts w:ascii="Times New Roman" w:hAnsi="Times New Roman" w:cs="Times New Roman"/>
          <w:i/>
          <w:iCs/>
          <w:noProof/>
          <w:sz w:val="24"/>
          <w:szCs w:val="24"/>
        </w:rPr>
        <w:t>Journal of Cognitive Neuroscience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23</w:t>
      </w:r>
      <w:r w:rsidRPr="00247D68">
        <w:rPr>
          <w:rFonts w:ascii="Times New Roman" w:hAnsi="Times New Roman" w:cs="Times New Roman"/>
          <w:noProof/>
          <w:sz w:val="24"/>
          <w:szCs w:val="24"/>
        </w:rPr>
        <w:t>(6), 1379–1394. https://doi.org/10.1162/jocn.2010.21478</w:t>
      </w:r>
    </w:p>
    <w:p w:rsidRPr="00247D68" w:rsidR="00247D68" w:rsidP="00247D68" w:rsidRDefault="00247D68" w14:paraId="38CDC635"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Rysop, A. U., Schmitt, L. M., Obleser, J., &amp; Hartwigsen, G. (2021). Neural modelling of the semantic predictability gain under challenging listening conditions. </w:t>
      </w:r>
      <w:r w:rsidRPr="00247D68">
        <w:rPr>
          <w:rFonts w:ascii="Times New Roman" w:hAnsi="Times New Roman" w:cs="Times New Roman"/>
          <w:i/>
          <w:iCs/>
          <w:noProof/>
          <w:sz w:val="24"/>
          <w:szCs w:val="24"/>
        </w:rPr>
        <w:t>Human Brain Mapping</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42</w:t>
      </w:r>
      <w:r w:rsidRPr="00247D68">
        <w:rPr>
          <w:rFonts w:ascii="Times New Roman" w:hAnsi="Times New Roman" w:cs="Times New Roman"/>
          <w:noProof/>
          <w:sz w:val="24"/>
          <w:szCs w:val="24"/>
        </w:rPr>
        <w:t>(1), 110–127. https://doi.org/10.1002/hbm.25208</w:t>
      </w:r>
    </w:p>
    <w:p w:rsidRPr="00247D68" w:rsidR="00247D68" w:rsidP="00247D68" w:rsidRDefault="00247D68" w14:paraId="4939AC81"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Samaha, J., Iemi, L., &amp; Postle, B. R. (2017). Prestimulus alpha-band power biases visual discrimination confidence, but not accuracy. </w:t>
      </w:r>
      <w:r w:rsidRPr="00247D68">
        <w:rPr>
          <w:rFonts w:ascii="Times New Roman" w:hAnsi="Times New Roman" w:cs="Times New Roman"/>
          <w:i/>
          <w:iCs/>
          <w:noProof/>
          <w:sz w:val="24"/>
          <w:szCs w:val="24"/>
        </w:rPr>
        <w:t>Consciousness and Cognition</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54</w:t>
      </w:r>
      <w:r w:rsidRPr="00247D68">
        <w:rPr>
          <w:rFonts w:ascii="Times New Roman" w:hAnsi="Times New Roman" w:cs="Times New Roman"/>
          <w:noProof/>
          <w:sz w:val="24"/>
          <w:szCs w:val="24"/>
        </w:rPr>
        <w:t>, 47–55. https://doi.org/10.1016/j.concog.2017.02.005</w:t>
      </w:r>
    </w:p>
    <w:p w:rsidRPr="00247D68" w:rsidR="00247D68" w:rsidP="00247D68" w:rsidRDefault="00247D68" w14:paraId="449BB51E"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Schneider, D., Herbst, S. K., Klatt, L. I., &amp; Wöstmann, M. (2021). Target enhancement or distractor suppression? Functionally distinct alpha oscillations form the basis of attention. </w:t>
      </w:r>
      <w:r w:rsidRPr="00247D68">
        <w:rPr>
          <w:rFonts w:ascii="Times New Roman" w:hAnsi="Times New Roman" w:cs="Times New Roman"/>
          <w:i/>
          <w:iCs/>
          <w:noProof/>
          <w:sz w:val="24"/>
          <w:szCs w:val="24"/>
        </w:rPr>
        <w:lastRenderedPageBreak/>
        <w:t>European Journal of Neuroscience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April</w:t>
      </w:r>
      <w:r w:rsidRPr="00247D68">
        <w:rPr>
          <w:rFonts w:ascii="Times New Roman" w:hAnsi="Times New Roman" w:cs="Times New Roman"/>
          <w:noProof/>
          <w:sz w:val="24"/>
          <w:szCs w:val="24"/>
        </w:rPr>
        <w:t>, 1–10. https://doi.org/10.1111/ejn.15309</w:t>
      </w:r>
    </w:p>
    <w:p w:rsidRPr="00247D68" w:rsidR="00247D68" w:rsidP="00247D68" w:rsidRDefault="00247D68" w14:paraId="24801B17"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Sohoglu, E., Peelle, J. E., Carlyon, R. P., &amp; Davis, M. H. (2014). Top-down influences of written text on perceived clarity of degraded speech. </w:t>
      </w:r>
      <w:r w:rsidRPr="00247D68">
        <w:rPr>
          <w:rFonts w:ascii="Times New Roman" w:hAnsi="Times New Roman" w:cs="Times New Roman"/>
          <w:i/>
          <w:iCs/>
          <w:noProof/>
          <w:sz w:val="24"/>
          <w:szCs w:val="24"/>
        </w:rPr>
        <w:t>Journal of Experimental Psychology: Human Perception and Performance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40</w:t>
      </w:r>
      <w:r w:rsidRPr="00247D68">
        <w:rPr>
          <w:rFonts w:ascii="Times New Roman" w:hAnsi="Times New Roman" w:cs="Times New Roman"/>
          <w:noProof/>
          <w:sz w:val="24"/>
          <w:szCs w:val="24"/>
        </w:rPr>
        <w:t>(1), 186–199. https://doi.org/10.1037/a0033206</w:t>
      </w:r>
    </w:p>
    <w:p w:rsidRPr="00247D68" w:rsidR="00247D68" w:rsidP="00247D68" w:rsidRDefault="00247D68" w14:paraId="619BF701"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Strauß, A., Henry, M. J., Scharinger, M., &amp; Obleser, J. (2015). Alpha phase determines successful lexical decision in noise. </w:t>
      </w:r>
      <w:r w:rsidRPr="00247D68">
        <w:rPr>
          <w:rFonts w:ascii="Times New Roman" w:hAnsi="Times New Roman" w:cs="Times New Roman"/>
          <w:i/>
          <w:iCs/>
          <w:noProof/>
          <w:sz w:val="24"/>
          <w:szCs w:val="24"/>
        </w:rPr>
        <w:t>Journal of Neuroscience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35</w:t>
      </w:r>
      <w:r w:rsidRPr="00247D68">
        <w:rPr>
          <w:rFonts w:ascii="Times New Roman" w:hAnsi="Times New Roman" w:cs="Times New Roman"/>
          <w:noProof/>
          <w:sz w:val="24"/>
          <w:szCs w:val="24"/>
        </w:rPr>
        <w:t>(7), 3256–3262. https://doi.org/10.1523/JNEUROSCI.3357-14.2015</w:t>
      </w:r>
    </w:p>
    <w:p w:rsidRPr="00247D68" w:rsidR="00247D68" w:rsidP="00247D68" w:rsidRDefault="00247D68" w14:paraId="375FBD4D"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Strauß, A., Wöstmann, M., &amp; Obleser, J. (2014). Cortical alpha oscillations as a tool for auditory selective inhibition. </w:t>
      </w:r>
      <w:r w:rsidRPr="00247D68">
        <w:rPr>
          <w:rFonts w:ascii="Times New Roman" w:hAnsi="Times New Roman" w:cs="Times New Roman"/>
          <w:i/>
          <w:iCs/>
          <w:noProof/>
          <w:sz w:val="24"/>
          <w:szCs w:val="24"/>
        </w:rPr>
        <w:t>Frontiers in Human Neuroscience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8</w:t>
      </w:r>
      <w:r w:rsidRPr="00247D68">
        <w:rPr>
          <w:rFonts w:ascii="Times New Roman" w:hAnsi="Times New Roman" w:cs="Times New Roman"/>
          <w:noProof/>
          <w:sz w:val="24"/>
          <w:szCs w:val="24"/>
        </w:rPr>
        <w:t>(MAY), 1–7. https://doi.org/10.3389/fnhum.2014.00350</w:t>
      </w:r>
    </w:p>
    <w:p w:rsidRPr="00247D68" w:rsidR="00247D68" w:rsidP="00247D68" w:rsidRDefault="00247D68" w14:paraId="6EEE07F0"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ten Oever, S., &amp; Sack, A. T. (2015). Oscillatory phase shapes syllable perception. </w:t>
      </w:r>
      <w:r w:rsidRPr="00247D68">
        <w:rPr>
          <w:rFonts w:ascii="Times New Roman" w:hAnsi="Times New Roman" w:cs="Times New Roman"/>
          <w:i/>
          <w:iCs/>
          <w:noProof/>
          <w:sz w:val="24"/>
          <w:szCs w:val="24"/>
        </w:rPr>
        <w:t>Proceedings of the National Academy of Sciences</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112</w:t>
      </w:r>
      <w:r w:rsidRPr="00247D68">
        <w:rPr>
          <w:rFonts w:ascii="Times New Roman" w:hAnsi="Times New Roman" w:cs="Times New Roman"/>
          <w:noProof/>
          <w:sz w:val="24"/>
          <w:szCs w:val="24"/>
        </w:rPr>
        <w:t>(52), 15833–15837. https://doi.org/10.1073/pnas.1517519112</w:t>
      </w:r>
    </w:p>
    <w:p w:rsidRPr="00247D68" w:rsidR="00247D68" w:rsidP="00247D68" w:rsidRDefault="00247D68" w14:paraId="3CB381A4"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Timoney, J., Lysaght, T., &amp; Schoenwiesner, M. (2004). Implementing loudness models in matlab. </w:t>
      </w:r>
      <w:r w:rsidRPr="00247D68">
        <w:rPr>
          <w:rFonts w:ascii="Times New Roman" w:hAnsi="Times New Roman" w:cs="Times New Roman"/>
          <w:i/>
          <w:iCs/>
          <w:noProof/>
          <w:sz w:val="24"/>
          <w:szCs w:val="24"/>
        </w:rPr>
        <w:t>Proc. of the 7th Int. Conference on Digital Audio Effects (DAFX-04)</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1</w:t>
      </w:r>
      <w:r w:rsidRPr="00247D68">
        <w:rPr>
          <w:rFonts w:ascii="Times New Roman" w:hAnsi="Times New Roman" w:cs="Times New Roman"/>
          <w:noProof/>
          <w:sz w:val="24"/>
          <w:szCs w:val="24"/>
        </w:rPr>
        <w:t>, 5–9. http://eprints.nuim.ie/420/</w:t>
      </w:r>
    </w:p>
    <w:p w:rsidRPr="00247D68" w:rsidR="00247D68" w:rsidP="00247D68" w:rsidRDefault="00247D68" w14:paraId="4D81495E"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Tune, S., Wöstmann, M., &amp; Obleser, J. (2018). Probing the limits of alpha power lateralisation as a neural marker of selective attention in middle-aged and older listeners. </w:t>
      </w:r>
      <w:r w:rsidRPr="00247D68">
        <w:rPr>
          <w:rFonts w:ascii="Times New Roman" w:hAnsi="Times New Roman" w:cs="Times New Roman"/>
          <w:i/>
          <w:iCs/>
          <w:noProof/>
          <w:sz w:val="24"/>
          <w:szCs w:val="24"/>
        </w:rPr>
        <w:t>European Journal of Neuroscience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48</w:t>
      </w:r>
      <w:r w:rsidRPr="00247D68">
        <w:rPr>
          <w:rFonts w:ascii="Times New Roman" w:hAnsi="Times New Roman" w:cs="Times New Roman"/>
          <w:noProof/>
          <w:sz w:val="24"/>
          <w:szCs w:val="24"/>
        </w:rPr>
        <w:t>(7), 2537–2550. https://doi.org/10.1111/ejn.13862</w:t>
      </w:r>
    </w:p>
    <w:p w:rsidRPr="00247D68" w:rsidR="00247D68" w:rsidP="00247D68" w:rsidRDefault="00247D68" w14:paraId="73E87E5A"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van Es, M. W. J., &amp; Schoffelen, J. M. (2019). Stimulus-induced gamma power predicts the amplitude of the subsequent visual evoked response. </w:t>
      </w:r>
      <w:r w:rsidRPr="00247D68">
        <w:rPr>
          <w:rFonts w:ascii="Times New Roman" w:hAnsi="Times New Roman" w:cs="Times New Roman"/>
          <w:i/>
          <w:iCs/>
          <w:noProof/>
          <w:sz w:val="24"/>
          <w:szCs w:val="24"/>
        </w:rPr>
        <w:t>NeuroImage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186</w:t>
      </w:r>
      <w:r w:rsidRPr="00247D68">
        <w:rPr>
          <w:rFonts w:ascii="Times New Roman" w:hAnsi="Times New Roman" w:cs="Times New Roman"/>
          <w:noProof/>
          <w:sz w:val="24"/>
          <w:szCs w:val="24"/>
        </w:rPr>
        <w:t xml:space="preserve">(September 2018), </w:t>
      </w:r>
      <w:r w:rsidRPr="00247D68">
        <w:rPr>
          <w:rFonts w:ascii="Times New Roman" w:hAnsi="Times New Roman" w:cs="Times New Roman"/>
          <w:noProof/>
          <w:sz w:val="24"/>
          <w:szCs w:val="24"/>
        </w:rPr>
        <w:lastRenderedPageBreak/>
        <w:t>703–712. https://doi.org/10.1016/j.neuroimage.2018.11.029</w:t>
      </w:r>
    </w:p>
    <w:p w:rsidRPr="00247D68" w:rsidR="00247D68" w:rsidP="00247D68" w:rsidRDefault="00247D68" w14:paraId="39442F6B"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Van Essen, D. C., Glasser, M. F., Dierker, D. L., Harwell, J., &amp; Coalson, T. (2012). Parcellations and hemispheric asymmetries of human cerebral cortex analyzed on surface-based atlases. </w:t>
      </w:r>
      <w:r w:rsidRPr="00247D68">
        <w:rPr>
          <w:rFonts w:ascii="Times New Roman" w:hAnsi="Times New Roman" w:cs="Times New Roman"/>
          <w:i/>
          <w:iCs/>
          <w:noProof/>
          <w:sz w:val="24"/>
          <w:szCs w:val="24"/>
        </w:rPr>
        <w:t>Cerebral Cortex</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22</w:t>
      </w:r>
      <w:r w:rsidRPr="00247D68">
        <w:rPr>
          <w:rFonts w:ascii="Times New Roman" w:hAnsi="Times New Roman" w:cs="Times New Roman"/>
          <w:noProof/>
          <w:sz w:val="24"/>
          <w:szCs w:val="24"/>
        </w:rPr>
        <w:t>(10), 2241–2262. https://doi.org/10.1093/cercor/bhr291</w:t>
      </w:r>
    </w:p>
    <w:p w:rsidRPr="00247D68" w:rsidR="00247D68" w:rsidP="00247D68" w:rsidRDefault="00247D68" w14:paraId="07DBE4EE"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Van Veen, B. D., Van Drongelen, W., Yuchtman, M., &amp; Suzuki, A. (1997). Localization of brain electrical activity via linearly constrained minimum variance spatial filtering. </w:t>
      </w:r>
      <w:r w:rsidRPr="00247D68">
        <w:rPr>
          <w:rFonts w:ascii="Times New Roman" w:hAnsi="Times New Roman" w:cs="Times New Roman"/>
          <w:i/>
          <w:iCs/>
          <w:noProof/>
          <w:sz w:val="24"/>
          <w:szCs w:val="24"/>
        </w:rPr>
        <w:t>IEEE Transactions on Biomedical Engineering</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44</w:t>
      </w:r>
      <w:r w:rsidRPr="00247D68">
        <w:rPr>
          <w:rFonts w:ascii="Times New Roman" w:hAnsi="Times New Roman" w:cs="Times New Roman"/>
          <w:noProof/>
          <w:sz w:val="24"/>
          <w:szCs w:val="24"/>
        </w:rPr>
        <w:t>(9), 867–880. https://doi.org/10.1109/10.623056</w:t>
      </w:r>
    </w:p>
    <w:p w:rsidRPr="00247D68" w:rsidR="00247D68" w:rsidP="00247D68" w:rsidRDefault="00247D68" w14:paraId="19EA35C3"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VanRullen, R., Busch, N. A., Drewes, J., &amp; Dubois, J. (2011). Ongoing EEG phase as a trial-by-trial predictor of perceptual and attentional variability. </w:t>
      </w:r>
      <w:r w:rsidRPr="00247D68">
        <w:rPr>
          <w:rFonts w:ascii="Times New Roman" w:hAnsi="Times New Roman" w:cs="Times New Roman"/>
          <w:i/>
          <w:iCs/>
          <w:noProof/>
          <w:sz w:val="24"/>
          <w:szCs w:val="24"/>
        </w:rPr>
        <w:t>Frontiers in Psychology</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2</w:t>
      </w:r>
      <w:r w:rsidRPr="00247D68">
        <w:rPr>
          <w:rFonts w:ascii="Times New Roman" w:hAnsi="Times New Roman" w:cs="Times New Roman"/>
          <w:noProof/>
          <w:sz w:val="24"/>
          <w:szCs w:val="24"/>
        </w:rPr>
        <w:t>(APR), 1–9. https://doi.org/10.3389/fpsyg.2011.00060</w:t>
      </w:r>
    </w:p>
    <w:p w:rsidRPr="00247D68" w:rsidR="00247D68" w:rsidP="00247D68" w:rsidRDefault="00247D68" w14:paraId="491D2F43"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Venables, W. N., &amp; Ripley, B. D. (2002). </w:t>
      </w:r>
      <w:r w:rsidRPr="00247D68">
        <w:rPr>
          <w:rFonts w:ascii="Times New Roman" w:hAnsi="Times New Roman" w:cs="Times New Roman"/>
          <w:i/>
          <w:iCs/>
          <w:noProof/>
          <w:sz w:val="24"/>
          <w:szCs w:val="24"/>
        </w:rPr>
        <w:t>Modern Applied Statistics with S</w:t>
      </w:r>
      <w:r w:rsidRPr="00247D68">
        <w:rPr>
          <w:rFonts w:ascii="Times New Roman" w:hAnsi="Times New Roman" w:cs="Times New Roman"/>
          <w:noProof/>
          <w:sz w:val="24"/>
          <w:szCs w:val="24"/>
        </w:rPr>
        <w:t xml:space="preserve"> (Fourth). Springer. https://www.stats.ox.ac.uk/pub/MASS4/</w:t>
      </w:r>
    </w:p>
    <w:p w:rsidRPr="00247D68" w:rsidR="00247D68" w:rsidP="00247D68" w:rsidRDefault="00247D68" w14:paraId="7FAB0ABB"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Verhelst, W., &amp; Roelands, M. (1993). Overlap-add technique based on waveform similarity (WSOLA) for high quality time-scale modification of speech. </w:t>
      </w:r>
      <w:r w:rsidRPr="00247D68">
        <w:rPr>
          <w:rFonts w:ascii="Times New Roman" w:hAnsi="Times New Roman" w:cs="Times New Roman"/>
          <w:i/>
          <w:iCs/>
          <w:noProof/>
          <w:sz w:val="24"/>
          <w:szCs w:val="24"/>
        </w:rPr>
        <w:t>Proceedings - ICASSP, IEEE International Conference on Acoustics, Speech and Signal Processing</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2</w:t>
      </w:r>
      <w:r w:rsidRPr="00247D68">
        <w:rPr>
          <w:rFonts w:ascii="Times New Roman" w:hAnsi="Times New Roman" w:cs="Times New Roman"/>
          <w:noProof/>
          <w:sz w:val="24"/>
          <w:szCs w:val="24"/>
        </w:rPr>
        <w:t>, 554–557. https://doi.org/10.1109/icassp.1993.319366</w:t>
      </w:r>
    </w:p>
    <w:p w:rsidRPr="00247D68" w:rsidR="00247D68" w:rsidP="00247D68" w:rsidRDefault="00247D68" w14:paraId="5FC7AFA1"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Wilson, R. H., Abrams, H. B., &amp; Pillion, A. L. (2003). A word-recognition task in multitalker babble using a descending presentation mode from 24 dB to 0 dB signal to babble. </w:t>
      </w:r>
      <w:r w:rsidRPr="00247D68">
        <w:rPr>
          <w:rFonts w:ascii="Times New Roman" w:hAnsi="Times New Roman" w:cs="Times New Roman"/>
          <w:i/>
          <w:iCs/>
          <w:noProof/>
          <w:sz w:val="24"/>
          <w:szCs w:val="24"/>
        </w:rPr>
        <w:t>Journal of Rehabilitation Research and Development</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40</w:t>
      </w:r>
      <w:r w:rsidRPr="00247D68">
        <w:rPr>
          <w:rFonts w:ascii="Times New Roman" w:hAnsi="Times New Roman" w:cs="Times New Roman"/>
          <w:noProof/>
          <w:sz w:val="24"/>
          <w:szCs w:val="24"/>
        </w:rPr>
        <w:t>(4), 321–327.</w:t>
      </w:r>
    </w:p>
    <w:p w:rsidRPr="00247D68" w:rsidR="00247D68" w:rsidP="00247D68" w:rsidRDefault="00247D68" w14:paraId="0AA98B88"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Wilson, R. H., Carnell, C. S., &amp; Cleghorn, A. L. (2007). The Words-in-Noise (WIN) test with </w:t>
      </w:r>
      <w:r w:rsidRPr="00247D68">
        <w:rPr>
          <w:rFonts w:ascii="Times New Roman" w:hAnsi="Times New Roman" w:cs="Times New Roman"/>
          <w:noProof/>
          <w:sz w:val="24"/>
          <w:szCs w:val="24"/>
        </w:rPr>
        <w:lastRenderedPageBreak/>
        <w:t xml:space="preserve">multitalker babble and speech-spectrum noise maskers. </w:t>
      </w:r>
      <w:r w:rsidRPr="00247D68">
        <w:rPr>
          <w:rFonts w:ascii="Times New Roman" w:hAnsi="Times New Roman" w:cs="Times New Roman"/>
          <w:i/>
          <w:iCs/>
          <w:noProof/>
          <w:sz w:val="24"/>
          <w:szCs w:val="24"/>
        </w:rPr>
        <w:t>Journal of the American Academy of Audiology</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18</w:t>
      </w:r>
      <w:r w:rsidRPr="00247D68">
        <w:rPr>
          <w:rFonts w:ascii="Times New Roman" w:hAnsi="Times New Roman" w:cs="Times New Roman"/>
          <w:noProof/>
          <w:sz w:val="24"/>
          <w:szCs w:val="24"/>
        </w:rPr>
        <w:t>(6), 522–529. https://doi.org/10.3766/jaaa.18.6.7</w:t>
      </w:r>
    </w:p>
    <w:p w:rsidRPr="00247D68" w:rsidR="00247D68" w:rsidP="00247D68" w:rsidRDefault="00247D68" w14:paraId="255AA44B"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Wilson, R. H., &amp; Mcardle, R. (2007). Intra- and Inter-session Test, Retest Reliability of the Words-in-Noise (WIN) Test. </w:t>
      </w:r>
      <w:r w:rsidRPr="00247D68">
        <w:rPr>
          <w:rFonts w:ascii="Times New Roman" w:hAnsi="Times New Roman" w:cs="Times New Roman"/>
          <w:i/>
          <w:iCs/>
          <w:noProof/>
          <w:sz w:val="24"/>
          <w:szCs w:val="24"/>
        </w:rPr>
        <w:t>Journal of the American Academy of Audiology</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825</w:t>
      </w:r>
      <w:r w:rsidRPr="00247D68">
        <w:rPr>
          <w:rFonts w:ascii="Times New Roman" w:hAnsi="Times New Roman" w:cs="Times New Roman"/>
          <w:noProof/>
          <w:sz w:val="24"/>
          <w:szCs w:val="24"/>
        </w:rPr>
        <w:t>, 813–825.</w:t>
      </w:r>
    </w:p>
    <w:p w:rsidRPr="00247D68" w:rsidR="00247D68" w:rsidP="00247D68" w:rsidRDefault="00247D68" w14:paraId="215D9A74"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Wöstmann, M., Alavash, M., &amp; Obleser, J. (2019). Alpha oscillations in the human brain implement distractor suppression independent of target selection. </w:t>
      </w:r>
      <w:r w:rsidRPr="00247D68">
        <w:rPr>
          <w:rFonts w:ascii="Times New Roman" w:hAnsi="Times New Roman" w:cs="Times New Roman"/>
          <w:i/>
          <w:iCs/>
          <w:noProof/>
          <w:sz w:val="24"/>
          <w:szCs w:val="24"/>
        </w:rPr>
        <w:t>The Journal of Neuroscience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39</w:t>
      </w:r>
      <w:r w:rsidRPr="00247D68">
        <w:rPr>
          <w:rFonts w:ascii="Times New Roman" w:hAnsi="Times New Roman" w:cs="Times New Roman"/>
          <w:noProof/>
          <w:sz w:val="24"/>
          <w:szCs w:val="24"/>
        </w:rPr>
        <w:t>(49), 9797–9805. https://doi.org/10.1101/721019</w:t>
      </w:r>
    </w:p>
    <w:p w:rsidRPr="00247D68" w:rsidR="00247D68" w:rsidP="00247D68" w:rsidRDefault="00247D68" w14:paraId="1EFB1960"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Wöstmann, M., Herrmann, B., Maess, B., &amp; Obleser, J. (2016). Spatiotemporal dynamics of auditory attention synchronize with speech. </w:t>
      </w:r>
      <w:r w:rsidRPr="00247D68">
        <w:rPr>
          <w:rFonts w:ascii="Times New Roman" w:hAnsi="Times New Roman" w:cs="Times New Roman"/>
          <w:i/>
          <w:iCs/>
          <w:noProof/>
          <w:sz w:val="24"/>
          <w:szCs w:val="24"/>
        </w:rPr>
        <w:t>Proceedings of the National Academy of Sciences</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113</w:t>
      </w:r>
      <w:r w:rsidRPr="00247D68">
        <w:rPr>
          <w:rFonts w:ascii="Times New Roman" w:hAnsi="Times New Roman" w:cs="Times New Roman"/>
          <w:noProof/>
          <w:sz w:val="24"/>
          <w:szCs w:val="24"/>
        </w:rPr>
        <w:t>(14), 3873–3878. https://doi.org/10.1073/pnas.1523357113</w:t>
      </w:r>
    </w:p>
    <w:p w:rsidRPr="00247D68" w:rsidR="00247D68" w:rsidP="00247D68" w:rsidRDefault="00247D68" w14:paraId="22094B6C" w14:textId="77777777">
      <w:pPr>
        <w:widowControl w:val="0"/>
        <w:autoSpaceDE w:val="0"/>
        <w:autoSpaceDN w:val="0"/>
        <w:adjustRightInd w:val="0"/>
        <w:spacing w:line="480" w:lineRule="auto"/>
        <w:ind w:left="480" w:hanging="480"/>
        <w:rPr>
          <w:rFonts w:ascii="Times New Roman" w:hAnsi="Times New Roman" w:cs="Times New Roman"/>
          <w:noProof/>
          <w:sz w:val="24"/>
          <w:szCs w:val="24"/>
        </w:rPr>
      </w:pPr>
      <w:r w:rsidRPr="00247D68">
        <w:rPr>
          <w:rFonts w:ascii="Times New Roman" w:hAnsi="Times New Roman" w:cs="Times New Roman"/>
          <w:noProof/>
          <w:sz w:val="24"/>
          <w:szCs w:val="24"/>
        </w:rPr>
        <w:t xml:space="preserve">Wöstmann, M., Maess, B., &amp; Obleser, J. (2021). Orienting auditory attention in time: Lateralized alpha power reflects spatio-temporal filtering. </w:t>
      </w:r>
      <w:r w:rsidRPr="00247D68">
        <w:rPr>
          <w:rFonts w:ascii="Times New Roman" w:hAnsi="Times New Roman" w:cs="Times New Roman"/>
          <w:i/>
          <w:iCs/>
          <w:noProof/>
          <w:sz w:val="24"/>
          <w:szCs w:val="24"/>
        </w:rPr>
        <w:t>NeuroImage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228</w:t>
      </w:r>
      <w:r w:rsidRPr="00247D68">
        <w:rPr>
          <w:rFonts w:ascii="Times New Roman" w:hAnsi="Times New Roman" w:cs="Times New Roman"/>
          <w:noProof/>
          <w:sz w:val="24"/>
          <w:szCs w:val="24"/>
        </w:rPr>
        <w:t>(July 2020). https://doi.org/10.1016/j.neuroimage.2020.117711</w:t>
      </w:r>
    </w:p>
    <w:p w:rsidRPr="00247D68" w:rsidR="00247D68" w:rsidP="00247D68" w:rsidRDefault="00247D68" w14:paraId="599F3604" w14:textId="77777777">
      <w:pPr>
        <w:widowControl w:val="0"/>
        <w:autoSpaceDE w:val="0"/>
        <w:autoSpaceDN w:val="0"/>
        <w:adjustRightInd w:val="0"/>
        <w:spacing w:line="480" w:lineRule="auto"/>
        <w:ind w:left="480" w:hanging="480"/>
        <w:rPr>
          <w:rFonts w:ascii="Times New Roman" w:hAnsi="Times New Roman" w:cs="Times New Roman"/>
          <w:noProof/>
          <w:sz w:val="24"/>
        </w:rPr>
      </w:pPr>
      <w:r w:rsidRPr="00247D68">
        <w:rPr>
          <w:rFonts w:ascii="Times New Roman" w:hAnsi="Times New Roman" w:cs="Times New Roman"/>
          <w:noProof/>
          <w:sz w:val="24"/>
          <w:szCs w:val="24"/>
        </w:rPr>
        <w:t xml:space="preserve">Zazio, A., Ruhnau, P., Weisz, N., &amp; Wutz, A. (2021). Pre-stimulus alpha-band power and phase fluctuations originate from different neural sources and exert distinct impact on stimulus-evoked responses. </w:t>
      </w:r>
      <w:r w:rsidRPr="00247D68">
        <w:rPr>
          <w:rFonts w:ascii="Times New Roman" w:hAnsi="Times New Roman" w:cs="Times New Roman"/>
          <w:i/>
          <w:iCs/>
          <w:noProof/>
          <w:sz w:val="24"/>
          <w:szCs w:val="24"/>
        </w:rPr>
        <w:t>European Journal of Neuroscience</w:t>
      </w:r>
      <w:r w:rsidRPr="00247D68">
        <w:rPr>
          <w:rFonts w:ascii="Times New Roman" w:hAnsi="Times New Roman" w:cs="Times New Roman"/>
          <w:noProof/>
          <w:sz w:val="24"/>
          <w:szCs w:val="24"/>
        </w:rPr>
        <w:t xml:space="preserve">, </w:t>
      </w:r>
      <w:r w:rsidRPr="00247D68">
        <w:rPr>
          <w:rFonts w:ascii="Times New Roman" w:hAnsi="Times New Roman" w:cs="Times New Roman"/>
          <w:i/>
          <w:iCs/>
          <w:noProof/>
          <w:sz w:val="24"/>
          <w:szCs w:val="24"/>
        </w:rPr>
        <w:t>July 2020</w:t>
      </w:r>
      <w:r w:rsidRPr="00247D68">
        <w:rPr>
          <w:rFonts w:ascii="Times New Roman" w:hAnsi="Times New Roman" w:cs="Times New Roman"/>
          <w:noProof/>
          <w:sz w:val="24"/>
          <w:szCs w:val="24"/>
        </w:rPr>
        <w:t>, 1–13. https://doi.org/10.1111/ejn.15138</w:t>
      </w:r>
    </w:p>
    <w:p w:rsidRPr="009B6F20" w:rsidR="00010FF9" w:rsidP="00D74E9A" w:rsidRDefault="008D350B" w14:paraId="16B144F7" w14:textId="788219E0">
      <w:pPr>
        <w:spacing w:line="480" w:lineRule="auto"/>
        <w:rPr>
          <w:rFonts w:ascii="Times New Roman" w:hAnsi="Times New Roman" w:cs="Times New Roman"/>
          <w:sz w:val="24"/>
          <w:szCs w:val="24"/>
          <w:lang w:val="en-GB"/>
        </w:rPr>
      </w:pPr>
      <w:r w:rsidRPr="00D74E9A">
        <w:rPr>
          <w:rFonts w:ascii="Times New Roman" w:hAnsi="Times New Roman" w:cs="Times New Roman"/>
          <w:sz w:val="24"/>
          <w:szCs w:val="24"/>
          <w:lang w:val="en-GB"/>
        </w:rPr>
        <w:fldChar w:fldCharType="end"/>
      </w:r>
    </w:p>
    <w:sectPr w:rsidRPr="009B6F20" w:rsidR="00010FF9" w:rsidSect="00BB46AA">
      <w:pgSz w:w="12240" w:h="15840" w:orient="portrait"/>
      <w:pgMar w:top="1440" w:right="1440" w:bottom="1440" w:left="1440" w:header="706" w:footer="706"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AHA" w:author="Alexis Hervais-Adelman (aherva)" w:date="2022-09-01T15:39:00Z" w:id="6">
    <w:p w:rsidR="00113F81" w:rsidRDefault="00113F81" w14:paraId="47AF9C2F" w14:textId="06186F62">
      <w:pPr>
        <w:pStyle w:val="CommentText"/>
      </w:pPr>
      <w:r>
        <w:rPr>
          <w:rStyle w:val="CommentReference"/>
        </w:rPr>
        <w:annotationRef/>
      </w:r>
      <w:r>
        <w:t xml:space="preserve">Here, and if you use similar in the thesis defense presentation – please make the text of the </w:t>
      </w:r>
      <w:proofErr w:type="gramStart"/>
      <w:r>
        <w:t>RMS(</w:t>
      </w:r>
      <w:proofErr w:type="gramEnd"/>
      <w:r>
        <w:t>a.u.) bigger</w:t>
      </w:r>
    </w:p>
  </w:comment>
  <w:comment w:initials="AHA" w:author="Alexis Hervais-Adelman (aherva)" w:date="2022-09-01T15:42:00Z" w:id="17">
    <w:p w:rsidR="00113F81" w:rsidRDefault="00113F81" w14:paraId="7EDDE980" w14:textId="468DBDBD">
      <w:pPr>
        <w:pStyle w:val="CommentText"/>
      </w:pPr>
      <w:r>
        <w:rPr>
          <w:rStyle w:val="CommentReference"/>
        </w:rPr>
        <w:annotationRef/>
      </w:r>
      <w:r>
        <w:t>Random permutation doesn’t ensure equal numbers. What do you mean here?</w:t>
      </w:r>
    </w:p>
  </w:comment>
  <w:comment w:initials="H" w:author="Houwelin2" w:date="2022-09-02T16:57:00Z" w:id="18">
    <w:p w:rsidR="00113F81" w:rsidRDefault="00113F81" w14:paraId="45319C44" w14:textId="4B76C9B0">
      <w:pPr>
        <w:pStyle w:val="CommentText"/>
      </w:pPr>
      <w:r>
        <w:rPr>
          <w:rStyle w:val="CommentReference"/>
        </w:rPr>
        <w:annotationRef/>
      </w:r>
      <w:r>
        <w:t>I mean that we presented digits as if they were in blocks consisting of each of the 9 unique digit (without replacement) drawn randomly. Participants were, however, unaware (or at least not instructed) that this was the case and there were no breaks between these ‘blocks’. I hope it’s now clear what I mean and if you have a clearer way of expressing this without using a mouthful of words, please do suggest a change.</w:t>
      </w:r>
    </w:p>
  </w:comment>
  <w:comment w:initials="AHA" w:author="Alexis Hervais-Adelman (aherva)" w:date="2022-09-01T15:43:00Z" w:id="29">
    <w:p w:rsidR="00113F81" w:rsidRDefault="00113F81" w14:paraId="6B65A646" w14:textId="5E81F37E">
      <w:pPr>
        <w:pStyle w:val="CommentText"/>
      </w:pPr>
      <w:r>
        <w:rPr>
          <w:rStyle w:val="CommentReference"/>
        </w:rPr>
        <w:annotationRef/>
      </w:r>
      <w:r>
        <w:t>Is this still true now that you’ve reverted back to the previous analysis? I have in mind that this was what you used in the later revision?</w:t>
      </w:r>
    </w:p>
  </w:comment>
  <w:comment w:initials="H" w:author="Houwelin2" w:date="2022-09-02T17:23:00Z" w:id="30">
    <w:p w:rsidR="00113F81" w:rsidRDefault="00113F81" w14:paraId="2D8AF487" w14:textId="67239135">
      <w:pPr>
        <w:pStyle w:val="CommentText"/>
      </w:pPr>
      <w:r>
        <w:rPr>
          <w:rStyle w:val="CommentReference"/>
        </w:rPr>
        <w:annotationRef/>
      </w:r>
      <w:r>
        <w:t>No we used this (</w:t>
      </w:r>
      <w:hyperlink w:history="1" r:id="rId1">
        <w:r w:rsidRPr="00954F1E">
          <w:rPr>
            <w:rStyle w:val="Hyperlink"/>
          </w:rPr>
          <w:t>https://github.com/sccn/clean_rawdata</w:t>
        </w:r>
      </w:hyperlink>
      <w:r>
        <w:t xml:space="preserve">) in both occasions. In the ‘newer’ dataset, we rejected less trials as we dropped the </w:t>
      </w:r>
      <w:proofErr w:type="spellStart"/>
      <w:r>
        <w:t>maxmin</w:t>
      </w:r>
      <w:proofErr w:type="spellEnd"/>
      <w:r>
        <w:t xml:space="preserve"> and neighbouring samples criteria (below).</w:t>
      </w:r>
    </w:p>
  </w:comment>
  <w:comment w:initials="AHA" w:author="Alexis Hervais-Adelman (aherva)" w:date="2022-09-01T15:43:00Z" w:id="38">
    <w:p w:rsidR="00113F81" w:rsidRDefault="00113F81" w14:paraId="5256717B" w14:textId="5C3F8E9B">
      <w:pPr>
        <w:pStyle w:val="CommentText"/>
      </w:pPr>
      <w:r>
        <w:rPr>
          <w:rStyle w:val="CommentReference"/>
        </w:rPr>
        <w:annotationRef/>
      </w:r>
      <w:r>
        <w:t>Please specify what the +/- refers to (range or SD?)</w:t>
      </w:r>
    </w:p>
  </w:comment>
  <w:comment w:initials="H" w:author="Houwelin2" w:date="2022-09-04T12:37:00Z" w:id="39">
    <w:p w:rsidR="00113F81" w:rsidRDefault="00113F81" w14:paraId="2BCD212C" w14:textId="0251AB76">
      <w:pPr>
        <w:pStyle w:val="CommentText"/>
      </w:pPr>
      <w:r>
        <w:rPr>
          <w:rStyle w:val="CommentReference"/>
        </w:rPr>
        <w:annotationRef/>
      </w:r>
      <w:r>
        <w:t>It was stated at the end of the sentence. Moved before.</w:t>
      </w:r>
    </w:p>
  </w:comment>
  <w:comment w:initials="AHA" w:author="Alexis Hervais-Adelman (aherva)" w:date="2022-09-01T15:45:00Z" w:id="86">
    <w:p w:rsidR="00113F81" w:rsidRDefault="00113F81" w14:paraId="4BD806CE" w14:textId="377446DD">
      <w:pPr>
        <w:pStyle w:val="CommentText"/>
      </w:pPr>
      <w:r>
        <w:rPr>
          <w:rStyle w:val="CommentReference"/>
        </w:rPr>
        <w:annotationRef/>
      </w:r>
      <w:r>
        <w:t>Oh no… a participant in which we retain &lt; 25% of the variance is not really much use.</w:t>
      </w:r>
    </w:p>
    <w:p w:rsidR="00113F81" w:rsidRDefault="00113F81" w14:paraId="34F7A006" w14:textId="65964061">
      <w:pPr>
        <w:pStyle w:val="CommentText"/>
      </w:pPr>
      <w:r>
        <w:t>How does this come about? &lt;50% on average also seems pretty poor</w:t>
      </w:r>
    </w:p>
  </w:comment>
  <w:comment w:initials="H" w:author="Houwelin2" w:date="2022-09-02T17:25:00Z" w:id="87">
    <w:p w:rsidR="00113F81" w:rsidRDefault="00113F81" w14:paraId="1B6CB9C9" w14:textId="6D4580DC">
      <w:pPr>
        <w:pStyle w:val="CommentText"/>
      </w:pPr>
      <w:r>
        <w:rPr>
          <w:rStyle w:val="CommentReference"/>
        </w:rPr>
        <w:annotationRef/>
      </w:r>
      <w:r>
        <w:t xml:space="preserve">- It’s very possible that’s ‘poor’, but with respect to what? I have been looking for articles which included such figures but with no success, including those papers who explicitly aimed at characterizing the relation between heart rate (variability) and EEG/narrowband power (variability), but with no success. Although this information was asked for by a reviewer, I was not able to see this information in the articles I consulted. Also, in my own experience (maybe not super extensive), it is common to observe that 15-30% of the variance in scalp data is explained by heart rate and another 15-20% by eye movements. If you add up other movements, channel noise, </w:t>
      </w:r>
      <w:proofErr w:type="spellStart"/>
      <w:r>
        <w:t>etc</w:t>
      </w:r>
      <w:proofErr w:type="spellEnd"/>
      <w:r>
        <w:t xml:space="preserve"> I can see how this quickly builds up to ½. </w:t>
      </w:r>
    </w:p>
    <w:p w:rsidR="00113F81" w:rsidRDefault="00113F81" w14:paraId="1C6D2742" w14:textId="271AFB7E">
      <w:pPr>
        <w:pStyle w:val="CommentText"/>
      </w:pPr>
    </w:p>
    <w:p w:rsidR="00113F81" w:rsidRDefault="00113F81" w14:paraId="512ED0B0" w14:textId="26CBBC1D">
      <w:pPr>
        <w:pStyle w:val="CommentText"/>
      </w:pPr>
      <w:r>
        <w:t>- ‘Poor’ in which sense? I would not don’t think that a more conservative IC retention rate necessarily implies ‘poorer’ data quality. It normally implies ‘generally cleaner, although at the expense of a higher chance of removing brain-originated activity’.</w:t>
      </w:r>
    </w:p>
    <w:p w:rsidR="00113F81" w:rsidRDefault="00113F81" w14:paraId="70FC6918" w14:textId="3CEB4E10">
      <w:pPr>
        <w:pStyle w:val="CommentText"/>
      </w:pPr>
    </w:p>
    <w:p w:rsidR="00113F81" w:rsidRDefault="00113F81" w14:paraId="2A1E9A13" w14:textId="652B4CB9">
      <w:pPr>
        <w:pStyle w:val="CommentText"/>
      </w:pPr>
      <w:r>
        <w:t>- RE the subject in which ¾ of the variance was removed: I agree it’s not ideal, although it may mean that ‘true’ brain activity was successfully recovered by means of ICA. Nevertheless, I agree that this does not make a great impression (especially considering the misconceptions around ICA and EEG in general, which has a rather low SNR). Thus, I would sneakily remove the range from this figure. It would also be more in line with the M+/-SD format adopted elsewhere.</w:t>
      </w:r>
      <w:r w:rsidR="008D7299">
        <w:t xml:space="preserve"> </w:t>
      </w:r>
      <w:r w:rsidR="008D7299">
        <w:t>Would that be ok with you?</w:t>
      </w:r>
      <w:bookmarkStart w:name="_GoBack" w:id="93"/>
      <w:bookmarkEnd w:id="93"/>
    </w:p>
    <w:p w:rsidR="00113F81" w:rsidRDefault="00113F81" w14:paraId="53A8A3E1" w14:textId="56018E0E">
      <w:pPr>
        <w:pStyle w:val="CommentText"/>
      </w:pPr>
    </w:p>
    <w:p w:rsidR="00113F81" w:rsidRDefault="00113F81" w14:paraId="14B3A267" w14:textId="0AD188CF">
      <w:pPr>
        <w:pStyle w:val="CommentText"/>
      </w:pPr>
      <w:r>
        <w:t>- Finally, with the exception of heart rate, most non-brain components have disproportionately more higher-</w:t>
      </w:r>
      <w:proofErr w:type="spellStart"/>
      <w:r>
        <w:t>freq</w:t>
      </w:r>
      <w:proofErr w:type="spellEnd"/>
      <w:r>
        <w:t xml:space="preserve"> activity than alpha, which is thus generally less affected. I have added a few lines below this to illustrate this but it may come across as excessive justification. What do you think about it?</w:t>
      </w:r>
    </w:p>
  </w:comment>
  <w:comment w:initials="H" w:author="Houwelin2" w:date="2022-09-04T17:00:00Z" w:id="180">
    <w:p w:rsidRPr="005910D6" w:rsidR="00113F81" w:rsidRDefault="00113F81" w14:paraId="77A74751" w14:textId="286A6B37">
      <w:pPr>
        <w:pStyle w:val="CommentText"/>
      </w:pPr>
      <w:r w:rsidRPr="005910D6">
        <w:rPr>
          <w:rStyle w:val="CommentReference"/>
        </w:rPr>
        <w:annotationRef/>
      </w:r>
      <w:r w:rsidRPr="005910D6">
        <w:rPr>
          <w:rFonts w:ascii="Times New Roman" w:hAnsi="Times New Roman" w:cs="Times New Roman"/>
          <w:sz w:val="24"/>
          <w:szCs w:val="24"/>
          <w:lang w:val="en-GB"/>
        </w:rPr>
        <w:t xml:space="preserve">This is different compared to the </w:t>
      </w:r>
      <w:proofErr w:type="spellStart"/>
      <w:r w:rsidRPr="005910D6">
        <w:rPr>
          <w:rFonts w:ascii="Times New Roman" w:hAnsi="Times New Roman" w:cs="Times New Roman"/>
          <w:sz w:val="24"/>
          <w:szCs w:val="24"/>
          <w:lang w:val="en-GB"/>
        </w:rPr>
        <w:t>Alhanbali</w:t>
      </w:r>
      <w:proofErr w:type="spellEnd"/>
      <w:r w:rsidRPr="005910D6">
        <w:rPr>
          <w:rFonts w:ascii="Times New Roman" w:hAnsi="Times New Roman" w:cs="Times New Roman"/>
          <w:sz w:val="24"/>
          <w:szCs w:val="24"/>
          <w:lang w:val="en-GB"/>
        </w:rPr>
        <w:t xml:space="preserve"> paper. There, authors directly estimated the power spectral density with Welch’s method within the -600 to -100ms time window. I tried to do the same but the spectra I got out of it were very weird. Spectra looked fine when using larger windows, in line with the idea that the windows they used was too small to correctly estimate power between 5 and, say, 12Hz. However, since I wanted to keep the time frame analysed the same as in their case, I opted for the approach described above instead. This is the only difference </w:t>
      </w:r>
      <w:proofErr w:type="spellStart"/>
      <w:r w:rsidRPr="005910D6">
        <w:rPr>
          <w:rFonts w:ascii="Times New Roman" w:hAnsi="Times New Roman" w:cs="Times New Roman"/>
          <w:sz w:val="24"/>
          <w:szCs w:val="24"/>
          <w:lang w:val="en-GB"/>
        </w:rPr>
        <w:t>wrt</w:t>
      </w:r>
      <w:proofErr w:type="spellEnd"/>
      <w:r w:rsidRPr="005910D6">
        <w:rPr>
          <w:rFonts w:ascii="Times New Roman" w:hAnsi="Times New Roman" w:cs="Times New Roman"/>
          <w:sz w:val="24"/>
          <w:szCs w:val="24"/>
          <w:lang w:val="en-GB"/>
        </w:rPr>
        <w:t xml:space="preserve"> </w:t>
      </w:r>
      <w:proofErr w:type="spellStart"/>
      <w:r w:rsidRPr="005910D6">
        <w:rPr>
          <w:rFonts w:ascii="Times New Roman" w:hAnsi="Times New Roman" w:cs="Times New Roman"/>
          <w:sz w:val="24"/>
          <w:szCs w:val="24"/>
          <w:lang w:val="en-GB"/>
        </w:rPr>
        <w:t>Alhanbali</w:t>
      </w:r>
      <w:proofErr w:type="spellEnd"/>
      <w:r w:rsidRPr="005910D6">
        <w:rPr>
          <w:rFonts w:ascii="Times New Roman" w:hAnsi="Times New Roman" w:cs="Times New Roman"/>
          <w:sz w:val="24"/>
          <w:szCs w:val="24"/>
          <w:lang w:val="en-GB"/>
        </w:rPr>
        <w:t>.</w:t>
      </w:r>
      <w:r>
        <w:rPr>
          <w:rFonts w:ascii="Times New Roman" w:hAnsi="Times New Roman" w:cs="Times New Roman"/>
          <w:sz w:val="24"/>
          <w:szCs w:val="24"/>
          <w:lang w:val="en-GB"/>
        </w:rPr>
        <w:t xml:space="preserve"> Should we point this out? If so, is there a way of doing it without sounding like we are accusing them?</w:t>
      </w:r>
    </w:p>
  </w:comment>
  <w:comment w:initials="AHA" w:author="Alexis Hervais-Adelman (aherva)" w:date="2022-09-01T15:50:00Z" w:id="316">
    <w:p w:rsidR="00113F81" w:rsidRDefault="00113F81" w14:paraId="429C8A5F" w14:textId="76F1E160">
      <w:pPr>
        <w:pStyle w:val="CommentText"/>
      </w:pPr>
      <w:r>
        <w:rPr>
          <w:rStyle w:val="CommentReference"/>
        </w:rPr>
        <w:annotationRef/>
      </w:r>
      <w:r>
        <w:t>This doesn’t fit logically here.</w:t>
      </w:r>
    </w:p>
  </w:comment>
  <w:comment w:initials="H" w:author="Houwelin2" w:date="2022-09-03T12:10:00Z" w:id="317">
    <w:p w:rsidR="00113F81" w:rsidRDefault="00113F81" w14:paraId="268B14B4" w14:textId="3965CAEB">
      <w:pPr>
        <w:pStyle w:val="CommentText"/>
      </w:pPr>
      <w:r>
        <w:rPr>
          <w:rStyle w:val="CommentReference"/>
        </w:rPr>
        <w:annotationRef/>
      </w:r>
      <w:r>
        <w:t xml:space="preserve">I agree it doesn’t really go with the flow of the narrative. However, we state that we compute power differences between (1) clear and </w:t>
      </w:r>
      <w:proofErr w:type="spellStart"/>
      <w:r>
        <w:t>SiN</w:t>
      </w:r>
      <w:proofErr w:type="spellEnd"/>
      <w:r>
        <w:t xml:space="preserve"> trials, (2) correct and incorrect, and (3) clear and unclear. We then proceed by describing these differences. If this does not fit here, it does not fit anywhere so maybe better to remove? </w:t>
      </w:r>
    </w:p>
  </w:comment>
  <w:comment w:initials="AHA" w:author="Alexis Hervais-Adelman (aherva)" w:date="2022-09-01T15:51:00Z" w:id="338">
    <w:p w:rsidR="00113F81" w:rsidRDefault="00113F81" w14:paraId="033DEA43" w14:textId="77777777">
      <w:pPr>
        <w:pStyle w:val="CommentText"/>
      </w:pPr>
      <w:r>
        <w:rPr>
          <w:rStyle w:val="CommentReference"/>
        </w:rPr>
        <w:annotationRef/>
      </w:r>
      <w:r>
        <w:t xml:space="preserve">Not sure it is true that these are the most closely related studies, especially the 6Hz ten </w:t>
      </w:r>
      <w:proofErr w:type="spellStart"/>
      <w:r>
        <w:t>Oever</w:t>
      </w:r>
      <w:proofErr w:type="spellEnd"/>
      <w:r>
        <w:t xml:space="preserve"> one. </w:t>
      </w:r>
    </w:p>
    <w:p w:rsidR="00113F81" w:rsidRDefault="00113F81" w14:paraId="6DE7B123" w14:textId="5E9B6401">
      <w:pPr>
        <w:pStyle w:val="CommentText"/>
      </w:pPr>
      <w:r>
        <w:t xml:space="preserve">Rephrase – or point </w:t>
      </w:r>
      <w:proofErr w:type="spellStart"/>
      <w:r>
        <w:t>ot</w:t>
      </w:r>
      <w:proofErr w:type="spellEnd"/>
      <w:r>
        <w:t xml:space="preserve"> some other reason why you’re concentrating on this? What are you in fact justifying? The brevity of the window? You could even say it’s for reasons of interpretability of results or computational tractability. </w:t>
      </w:r>
    </w:p>
  </w:comment>
  <w:comment w:initials="H" w:author="Houwelin2" w:date="2022-10-18T15:54:00Z" w:id="345">
    <w:p w:rsidR="00AC1538" w:rsidRDefault="00AC1538" w14:paraId="15D1B14C" w14:textId="2E4DBA2A">
      <w:pPr>
        <w:pStyle w:val="CommentText"/>
      </w:pPr>
      <w:r>
        <w:rPr>
          <w:rStyle w:val="CommentReference"/>
        </w:rPr>
        <w:annotationRef/>
      </w:r>
      <w:r>
        <w:t>Maybe this is just confusing?</w:t>
      </w:r>
    </w:p>
  </w:comment>
  <w:comment w:initials="AHA" w:author="Alexis Hervais-Adelman (aherva)" w:date="2022-09-01T15:48:00Z" w:id="310">
    <w:p w:rsidR="00113F81" w:rsidRDefault="00113F81" w14:paraId="64C31E77" w14:textId="77777777">
      <w:pPr>
        <w:pStyle w:val="CommentText"/>
      </w:pPr>
      <w:r>
        <w:rPr>
          <w:rStyle w:val="CommentReference"/>
        </w:rPr>
        <w:annotationRef/>
      </w:r>
      <w:r>
        <w:t>Split by Clarity and Accuracy explicitly.</w:t>
      </w:r>
      <w:r>
        <w:br/>
      </w:r>
      <w:r>
        <w:t>Even if it’s just a bold word at the head of the paragraph.</w:t>
      </w:r>
    </w:p>
    <w:p w:rsidR="00113F81" w:rsidRDefault="00113F81" w14:paraId="43C7D16B" w14:textId="77777777">
      <w:pPr>
        <w:pStyle w:val="CommentText"/>
      </w:pPr>
      <w:r>
        <w:t>It’s not really clear how/why you develop these TFROIs.</w:t>
      </w:r>
    </w:p>
    <w:p w:rsidR="00113F81" w:rsidRDefault="00113F81" w14:paraId="467C4C78" w14:textId="77777777">
      <w:pPr>
        <w:pStyle w:val="CommentText"/>
      </w:pPr>
      <w:r>
        <w:t>The start of this section is about how you calculate TF. That should be a separate matter.</w:t>
      </w:r>
    </w:p>
    <w:p w:rsidR="00113F81" w:rsidRDefault="00113F81" w14:paraId="6D8F497C" w14:textId="77777777">
      <w:pPr>
        <w:pStyle w:val="CommentText"/>
      </w:pPr>
    </w:p>
    <w:p w:rsidRPr="00B01C8B" w:rsidR="00113F81" w:rsidRDefault="00113F81" w14:paraId="744AD586" w14:textId="044BDDF9">
      <w:pPr>
        <w:pStyle w:val="CommentText"/>
        <w:rPr>
          <w:b/>
          <w:bCs/>
        </w:rPr>
      </w:pPr>
    </w:p>
  </w:comment>
  <w:comment w:initials="H" w:author="Houwelin2" w:date="2022-09-03T12:04:00Z" w:id="311">
    <w:p w:rsidR="00113F81" w:rsidRDefault="00113F81" w14:paraId="7D50FE99" w14:textId="7E723848">
      <w:pPr>
        <w:pStyle w:val="CommentText"/>
      </w:pPr>
      <w:r>
        <w:rPr>
          <w:rStyle w:val="CommentReference"/>
        </w:rPr>
        <w:annotationRef/>
      </w:r>
      <w:r>
        <w:t xml:space="preserve">- You are right that the first sentence is about how we computed TF power rather than how we defined our TFROIs. Nevertheless, it seems too short for this sentence to be </w:t>
      </w:r>
      <w:proofErr w:type="spellStart"/>
      <w:r>
        <w:t>it’s</w:t>
      </w:r>
      <w:proofErr w:type="spellEnd"/>
      <w:r>
        <w:t xml:space="preserve"> own paragraph (e.g., ‘estimation of TF power’). I don’t think it’s completely outrageous to leave it here, especially since we are displaying, as part of this paragraph, differences between those TF points. I personally would leave this as is but if you really can’t stand it, I will make it stand alone.</w:t>
      </w:r>
    </w:p>
    <w:p w:rsidR="00113F81" w:rsidRDefault="00113F81" w14:paraId="3D8CB1FB" w14:textId="77777777">
      <w:pPr>
        <w:pStyle w:val="CommentText"/>
      </w:pPr>
    </w:p>
    <w:p w:rsidR="00113F81" w:rsidRDefault="00113F81" w14:paraId="2858B903" w14:textId="3439BEE9">
      <w:pPr>
        <w:pStyle w:val="CommentText"/>
      </w:pPr>
      <w:r>
        <w:t xml:space="preserve">- </w:t>
      </w:r>
      <w:proofErr w:type="gramStart"/>
      <w:r>
        <w:t>I  am</w:t>
      </w:r>
      <w:proofErr w:type="gramEnd"/>
      <w:r>
        <w:t xml:space="preserve"> strongly against splitting the paragraph into ‘accuracy’ and ‘clarity’. As you say, the aim of the paragraph is to illustrate how/why we have chosen to </w:t>
      </w:r>
      <w:proofErr w:type="spellStart"/>
      <w:r>
        <w:t>analyse</w:t>
      </w:r>
      <w:proofErr w:type="spellEnd"/>
      <w:r>
        <w:t xml:space="preserve"> these TF points and not others. These TF points are the same for accuracy and clarity. Splitting the paragraph would beg for separate reasons for, or means of, defining these TF windows. </w:t>
      </w:r>
    </w:p>
    <w:p w:rsidR="00113F81" w:rsidRDefault="00113F81" w14:paraId="4ED3938E" w14:textId="77777777">
      <w:pPr>
        <w:pStyle w:val="CommentText"/>
      </w:pPr>
    </w:p>
    <w:p w:rsidR="00113F81" w:rsidRDefault="00113F81" w14:paraId="604F76C2" w14:textId="3BC75B46">
      <w:pPr>
        <w:pStyle w:val="CommentText"/>
      </w:pPr>
      <w:r>
        <w:t>- RE “</w:t>
      </w:r>
      <w:r w:rsidRPr="008E6F26">
        <w:t>It’s not really clear h</w:t>
      </w:r>
      <w:r>
        <w:t xml:space="preserve">ow/why you develop these TFROIs”: I believe the ‘how’ is quite unambiguous, but probably not the ‘why’. IMO, there are two decision we should justify: the range of the time points we </w:t>
      </w:r>
      <w:proofErr w:type="spellStart"/>
      <w:r>
        <w:t>analyse</w:t>
      </w:r>
      <w:proofErr w:type="spellEnd"/>
      <w:r>
        <w:t xml:space="preserve"> and the width of the time bin. RE the range, for me the fact that previous experiments have found pre-stim effects on pre-/post-lexical tasks in those time ranges is a good justification, but you don’t seem to buy this (especially RE the </w:t>
      </w:r>
      <w:proofErr w:type="spellStart"/>
      <w:r>
        <w:t>tenOever</w:t>
      </w:r>
      <w:proofErr w:type="spellEnd"/>
      <w:r>
        <w:t xml:space="preserve"> paper). Would you have a better suggestion? RE time bin width I will mention computational feasibility, as you suggested.</w:t>
      </w:r>
    </w:p>
  </w:comment>
  <w:comment w:initials="AHA" w:author="Alexis Hervais-Adelman (aherva)" w:date="2022-09-01T15:53:00Z" w:id="392">
    <w:p w:rsidR="00113F81" w:rsidRDefault="00113F81" w14:paraId="09291FDC" w14:textId="77777777">
      <w:pPr>
        <w:pStyle w:val="CommentText"/>
      </w:pPr>
      <w:r>
        <w:rPr>
          <w:rStyle w:val="CommentReference"/>
        </w:rPr>
        <w:annotationRef/>
      </w:r>
      <w:r>
        <w:t>Very nice.</w:t>
      </w:r>
    </w:p>
    <w:p w:rsidR="00113F81" w:rsidRDefault="00113F81" w14:paraId="7346C09B" w14:textId="77777777">
      <w:pPr>
        <w:pStyle w:val="CommentText"/>
      </w:pPr>
      <w:r>
        <w:t>Any chance you could highlight significant pairwise differences on the topo-plots?</w:t>
      </w:r>
    </w:p>
    <w:p w:rsidR="00113F81" w:rsidRDefault="00113F81" w14:paraId="1D3C5792" w14:textId="665FAAFA">
      <w:pPr>
        <w:pStyle w:val="CommentText"/>
      </w:pPr>
      <w:r>
        <w:t>And with respect to the final bin – is it contaminated by post-stim data?</w:t>
      </w:r>
    </w:p>
  </w:comment>
  <w:comment w:initials="AHA" w:author="Alexis Hervais-Adelman (aherva)" w:date="2022-09-01T15:57:00Z" w:id="469">
    <w:p w:rsidR="00113F81" w:rsidRDefault="00113F81" w14:paraId="1533D584" w14:textId="3201A141">
      <w:pPr>
        <w:pStyle w:val="CommentText"/>
      </w:pPr>
      <w:r>
        <w:rPr>
          <w:rStyle w:val="CommentReference"/>
        </w:rPr>
        <w:annotationRef/>
      </w:r>
      <w:r>
        <w:t>“</w:t>
      </w:r>
      <w:proofErr w:type="gramStart"/>
      <w:r>
        <w:t>drift</w:t>
      </w:r>
      <w:proofErr w:type="gramEnd"/>
      <w:r>
        <w:t xml:space="preserve">” is easier to understand. Although drift does render a time-series non-stationary, it is a bit weird to home in on specifically the changing statistical properties of alpha – why don’t you refer to the signal as a whole? </w:t>
      </w:r>
    </w:p>
  </w:comment>
  <w:comment w:initials="AHA" w:author="Alexis Hervais-Adelman (aherva)" w:date="2022-09-01T16:00:00Z" w:id="497">
    <w:p w:rsidR="00113F81" w:rsidRDefault="00113F81" w14:paraId="09E67FE6" w14:textId="559A2770">
      <w:pPr>
        <w:pStyle w:val="CommentText"/>
      </w:pPr>
      <w:r>
        <w:rPr>
          <w:rStyle w:val="CommentReference"/>
        </w:rPr>
        <w:annotationRef/>
      </w:r>
      <w:r>
        <w:t>The models are only tested for this time period so strictly speaking it’s not the models themselves that define the time range. I’m being pedantic, but basically, I suggest</w:t>
      </w:r>
      <w:proofErr w:type="gramStart"/>
      <w:r>
        <w:t>:</w:t>
      </w:r>
      <w:proofErr w:type="gramEnd"/>
      <w:r>
        <w:br/>
      </w:r>
      <w:r>
        <w:rPr>
          <w:rFonts w:ascii="Times New Roman" w:hAnsi="Times New Roman" w:cs="Times New Roman"/>
          <w:sz w:val="24"/>
          <w:szCs w:val="24"/>
          <w:lang w:val="en-GB"/>
        </w:rPr>
        <w:t>“…</w:t>
      </w:r>
      <w:r w:rsidRPr="00D74E9A">
        <w:rPr>
          <w:rFonts w:ascii="Times New Roman" w:hAnsi="Times New Roman" w:cs="Times New Roman"/>
          <w:sz w:val="24"/>
          <w:szCs w:val="24"/>
          <w:lang w:val="en-GB"/>
        </w:rPr>
        <w:t xml:space="preserve">models test whether </w:t>
      </w:r>
      <w:r>
        <w:rPr>
          <w:rFonts w:ascii="Times New Roman" w:hAnsi="Times New Roman" w:cs="Times New Roman"/>
          <w:sz w:val="24"/>
          <w:szCs w:val="24"/>
          <w:lang w:val="en-GB"/>
        </w:rPr>
        <w:t xml:space="preserve">relatively </w:t>
      </w:r>
      <w:r w:rsidRPr="00D74E9A">
        <w:rPr>
          <w:rFonts w:ascii="Times New Roman" w:hAnsi="Times New Roman" w:cs="Times New Roman"/>
          <w:sz w:val="24"/>
          <w:szCs w:val="24"/>
          <w:lang w:val="en-GB"/>
        </w:rPr>
        <w:t>enhanced or decreased α power</w:t>
      </w:r>
      <w:r>
        <w:rPr>
          <w:rFonts w:ascii="Times New Roman" w:hAnsi="Times New Roman" w:cs="Times New Roman"/>
          <w:sz w:val="24"/>
          <w:szCs w:val="24"/>
          <w:lang w:val="en-GB"/>
        </w:rPr>
        <w:t xml:space="preserve"> prior to the onset of the digit…”</w:t>
      </w:r>
    </w:p>
  </w:comment>
  <w:comment w:initials="AHA" w:author="Alexis Hervais-Adelman (aherva)" w:date="2022-09-01T16:03:00Z" w:id="545">
    <w:p w:rsidR="00113F81" w:rsidRDefault="00113F81" w14:paraId="3F92FF8F" w14:textId="70B63096">
      <w:pPr>
        <w:pStyle w:val="CommentText"/>
      </w:pPr>
      <w:r>
        <w:rPr>
          <w:rStyle w:val="CommentReference"/>
        </w:rPr>
        <w:annotationRef/>
      </w:r>
      <w:r>
        <w:t>Please make the text in the plot bigger</w:t>
      </w:r>
    </w:p>
  </w:comment>
  <w:comment w:initials="AHA" w:author="Alexis Hervais-Adelman (aherva)" w:date="2022-09-01T16:31:00Z" w:id="657">
    <w:p w:rsidR="00113F81" w:rsidRDefault="00113F81" w14:paraId="787B8D8A" w14:textId="77777777">
      <w:pPr>
        <w:pStyle w:val="CommentText"/>
      </w:pPr>
      <w:r>
        <w:rPr>
          <w:rStyle w:val="CommentReference"/>
        </w:rPr>
        <w:annotationRef/>
      </w:r>
      <w:r>
        <w:t>This phrasing is off – alpha power isn’t sensitive to information.</w:t>
      </w:r>
      <w:r>
        <w:br/>
      </w:r>
      <w:r>
        <w:t>Alpha power we see in EEG is read-out of brain activity, which is not sensitive to spatial information per se.</w:t>
      </w:r>
      <w:r>
        <w:br/>
      </w:r>
      <w:r>
        <w:t>At least not in the way this sentence is intended.</w:t>
      </w:r>
      <w:r>
        <w:br/>
      </w:r>
      <w:r>
        <w:t xml:space="preserve">The preceding sentences already make very clear that alpha is </w:t>
      </w:r>
      <w:proofErr w:type="spellStart"/>
      <w:r>
        <w:t>spatialised</w:t>
      </w:r>
      <w:proofErr w:type="spellEnd"/>
      <w:r>
        <w:t xml:space="preserve"> as a function of spatial location of target stimuli.</w:t>
      </w:r>
    </w:p>
    <w:p w:rsidR="00113F81" w:rsidRDefault="00113F81" w14:paraId="2DE28D69" w14:textId="14833730">
      <w:pPr>
        <w:pStyle w:val="CommentText"/>
      </w:pPr>
      <w:r>
        <w:t>What is this new evidence adding?</w:t>
      </w:r>
    </w:p>
  </w:comment>
  <w:comment w:initials="H" w:author="Houwelin2" w:date="2022-09-05T10:51:00Z" w:id="658">
    <w:p w:rsidR="00113F81" w:rsidRDefault="00113F81" w14:paraId="43B7EA8C" w14:textId="5A8FCD3C">
      <w:pPr>
        <w:pStyle w:val="CommentText"/>
      </w:pPr>
      <w:r>
        <w:rPr>
          <w:rStyle w:val="CommentReference"/>
        </w:rPr>
        <w:annotationRef/>
      </w:r>
      <w:r>
        <w:t>‘</w:t>
      </w:r>
      <w:proofErr w:type="gramStart"/>
      <w:r>
        <w:t>alpha</w:t>
      </w:r>
      <w:proofErr w:type="gramEnd"/>
      <w:r>
        <w:t xml:space="preserve"> is sensitive to…’ is how </w:t>
      </w:r>
      <w:proofErr w:type="spellStart"/>
      <w:r>
        <w:t>Obleser</w:t>
      </w:r>
      <w:proofErr w:type="spellEnd"/>
      <w:r>
        <w:t xml:space="preserve"> and collaborators refer to in many of their articles. It does not necessarily imply that alpha has feelings or emotions, but just that its expression is contingent upon this and that. </w:t>
      </w:r>
      <w:r>
        <w:br/>
      </w:r>
      <w:r>
        <w:t>I also don’t fully agree with the idea that it has been shown that alpha is ‘</w:t>
      </w:r>
      <w:r w:rsidRPr="00C85079">
        <w:t>temporally modulated as a function of task demands</w:t>
      </w:r>
      <w:r>
        <w:t xml:space="preserve">’ (at least in the way I intend ‘task demands’ as change in task instructions, difficulty level, </w:t>
      </w:r>
      <w:proofErr w:type="spellStart"/>
      <w:r>
        <w:t>etc</w:t>
      </w:r>
      <w:proofErr w:type="spellEnd"/>
      <w:r>
        <w:t>). In the first of the 2 studies, spontaneous fluctuations in alpha lateralize during speech perception were predictive of understanding. In the 2</w:t>
      </w:r>
      <w:r w:rsidRPr="00C85079">
        <w:rPr>
          <w:vertAlign w:val="superscript"/>
        </w:rPr>
        <w:t>nd</w:t>
      </w:r>
      <w:r>
        <w:t>, explicit manipulation of temporal attention predicted alpha lateralization. I tried to improve on the description, though I would like to try to keep it rather short.</w:t>
      </w:r>
    </w:p>
  </w:comment>
  <w:comment w:initials="H" w:author="Houwelin2" w:date="2022-10-18T17:05:00Z" w:id="693">
    <w:p w:rsidR="0032090C" w:rsidRDefault="0032090C" w14:paraId="7678DB2A" w14:textId="544E0B04">
      <w:pPr>
        <w:pStyle w:val="CommentText"/>
      </w:pPr>
      <w:r>
        <w:rPr>
          <w:rStyle w:val="CommentReference"/>
        </w:rPr>
        <w:annotationRef/>
      </w:r>
      <w:r>
        <w:t>I expanded on this following up on a comment of yours suggesting (rightly so) that this part was unclear, but I fear I have expanded too much</w:t>
      </w:r>
      <w:r w:rsidR="00A77531">
        <w:t>.</w:t>
      </w:r>
    </w:p>
  </w:comment>
  <w:comment w:initials="AHA" w:author="Alexis Hervais-Adelman (aherva)" w:date="2022-09-01T16:42:00Z" w:id="793">
    <w:p w:rsidR="00113F81" w:rsidRDefault="00113F81" w14:paraId="36043CF0" w14:textId="6DDE1AF5">
      <w:pPr>
        <w:pStyle w:val="CommentText"/>
      </w:pPr>
      <w:r>
        <w:rPr>
          <w:rStyle w:val="CommentReference"/>
        </w:rPr>
        <w:annotationRef/>
      </w:r>
      <w:r>
        <w:t>What specifically about alpha power here? This sentence seems orphaned,</w:t>
      </w:r>
    </w:p>
  </w:comment>
  <w:comment w:initials="AHA" w:author="Alexis Hervais-Adelman (aherva)" w:date="2022-09-01T16:42:00Z" w:id="795">
    <w:p w:rsidR="00113F81" w:rsidRDefault="00113F81" w14:paraId="542751F9" w14:textId="3AD2177E">
      <w:pPr>
        <w:pStyle w:val="CommentText"/>
      </w:pPr>
      <w:r>
        <w:rPr>
          <w:rStyle w:val="CommentReference"/>
        </w:rPr>
        <w:annotationRef/>
      </w:r>
      <w:r>
        <w:t xml:space="preserve">Very generic – can you be clearer about precisely what in this experiment confirms alpha as a </w:t>
      </w:r>
      <w:proofErr w:type="spellStart"/>
      <w:r>
        <w:t>spatio</w:t>
      </w:r>
      <w:proofErr w:type="spellEnd"/>
      <w:r>
        <w:t>-TEMPORAL filter?</w:t>
      </w:r>
    </w:p>
  </w:comment>
  <w:comment w:initials="AHA" w:author="Alexis Hervais-Adelman (aherva)" w:date="2022-09-01T16:43:00Z" w:id="796">
    <w:p w:rsidR="00113F81" w:rsidRDefault="00113F81" w14:paraId="26E22366" w14:textId="50DE8E73">
      <w:pPr>
        <w:pStyle w:val="CommentText"/>
      </w:pPr>
      <w:r>
        <w:rPr>
          <w:rStyle w:val="CommentReference"/>
        </w:rPr>
        <w:annotationRef/>
      </w:r>
      <w:r>
        <w:t>Does it have to be encoding? Can it just be processing?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AF9C2F" w15:done="1"/>
  <w15:commentEx w15:paraId="7EDDE980" w15:done="0"/>
  <w15:commentEx w15:paraId="45319C44" w15:paraIdParent="7EDDE980" w15:done="0"/>
  <w15:commentEx w15:paraId="6B65A646" w15:done="1"/>
  <w15:commentEx w15:paraId="2D8AF487" w15:paraIdParent="6B65A646" w15:done="1"/>
  <w15:commentEx w15:paraId="5256717B" w15:done="1"/>
  <w15:commentEx w15:paraId="2BCD212C" w15:paraIdParent="5256717B" w15:done="1"/>
  <w15:commentEx w15:paraId="34F7A006" w15:done="0"/>
  <w15:commentEx w15:paraId="14B3A267" w15:paraIdParent="34F7A006" w15:done="0"/>
  <w15:commentEx w15:paraId="77A74751" w15:done="0"/>
  <w15:commentEx w15:paraId="429C8A5F" w15:done="0"/>
  <w15:commentEx w15:paraId="268B14B4" w15:paraIdParent="429C8A5F" w15:done="0"/>
  <w15:commentEx w15:paraId="6DE7B123" w15:done="1"/>
  <w15:commentEx w15:paraId="15D1B14C" w15:done="0"/>
  <w15:commentEx w15:paraId="744AD586" w15:done="0"/>
  <w15:commentEx w15:paraId="604F76C2" w15:paraIdParent="744AD586" w15:done="0"/>
  <w15:commentEx w15:paraId="1D3C5792" w15:done="1"/>
  <w15:commentEx w15:paraId="1533D584" w15:done="1"/>
  <w15:commentEx w15:paraId="09E67FE6" w15:done="1"/>
  <w15:commentEx w15:paraId="3F92FF8F" w15:done="1"/>
  <w15:commentEx w15:paraId="2DE28D69" w15:done="0"/>
  <w15:commentEx w15:paraId="43B7EA8C" w15:paraIdParent="2DE28D69" w15:done="0"/>
  <w15:commentEx w15:paraId="7678DB2A" w15:done="0"/>
  <w15:commentEx w15:paraId="36043CF0" w15:done="1"/>
  <w15:commentEx w15:paraId="542751F9" w15:done="0"/>
  <w15:commentEx w15:paraId="26E2236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B50C3" w16cex:dateUtc="2022-09-01T13:39:00Z"/>
  <w16cex:commentExtensible w16cex:durableId="26BB514D" w16cex:dateUtc="2022-09-01T13:42:00Z"/>
  <w16cex:commentExtensible w16cex:durableId="26BB518D" w16cex:dateUtc="2022-09-01T13:43:00Z"/>
  <w16cex:commentExtensible w16cex:durableId="26BB51AE" w16cex:dateUtc="2022-09-01T13:43:00Z"/>
  <w16cex:commentExtensible w16cex:durableId="26BB521A" w16cex:dateUtc="2022-09-01T13:45:00Z"/>
  <w16cex:commentExtensible w16cex:durableId="26BB5340" w16cex:dateUtc="2022-09-01T13:50:00Z"/>
  <w16cex:commentExtensible w16cex:durableId="26BB538B" w16cex:dateUtc="2022-09-01T13:51:00Z"/>
  <w16cex:commentExtensible w16cex:durableId="26BB52B6" w16cex:dateUtc="2022-09-01T13:48:00Z"/>
  <w16cex:commentExtensible w16cex:durableId="26BB53F1" w16cex:dateUtc="2022-09-01T13:53:00Z"/>
  <w16cex:commentExtensible w16cex:durableId="26BB54D5" w16cex:dateUtc="2022-09-01T13:57:00Z"/>
  <w16cex:commentExtensible w16cex:durableId="26BB55A3" w16cex:dateUtc="2022-09-01T14:00:00Z"/>
  <w16cex:commentExtensible w16cex:durableId="26BB566B" w16cex:dateUtc="2022-09-01T14:03:00Z"/>
  <w16cex:commentExtensible w16cex:durableId="26BB5CDC" w16cex:dateUtc="2022-09-01T14:31:00Z"/>
  <w16cex:commentExtensible w16cex:durableId="26BB5F5A" w16cex:dateUtc="2022-09-01T14:42:00Z"/>
  <w16cex:commentExtensible w16cex:durableId="26BB5F91" w16cex:dateUtc="2022-09-01T14:42:00Z"/>
  <w16cex:commentExtensible w16cex:durableId="26BB5FB2" w16cex:dateUtc="2022-09-01T1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AF9C2F" w16cid:durableId="26BB50C3"/>
  <w16cid:commentId w16cid:paraId="7EDDE980" w16cid:durableId="26BB514D"/>
  <w16cid:commentId w16cid:paraId="6B65A646" w16cid:durableId="26BB518D"/>
  <w16cid:commentId w16cid:paraId="5256717B" w16cid:durableId="26BB51AE"/>
  <w16cid:commentId w16cid:paraId="34F7A006" w16cid:durableId="26BB521A"/>
  <w16cid:commentId w16cid:paraId="429C8A5F" w16cid:durableId="26BB5340"/>
  <w16cid:commentId w16cid:paraId="6DE7B123" w16cid:durableId="26BB538B"/>
  <w16cid:commentId w16cid:paraId="744AD586" w16cid:durableId="26BB52B6"/>
  <w16cid:commentId w16cid:paraId="1D3C5792" w16cid:durableId="26BB53F1"/>
  <w16cid:commentId w16cid:paraId="1533D584" w16cid:durableId="26BB54D5"/>
  <w16cid:commentId w16cid:paraId="09E67FE6" w16cid:durableId="26BB55A3"/>
  <w16cid:commentId w16cid:paraId="3F92FF8F" w16cid:durableId="26BB566B"/>
  <w16cid:commentId w16cid:paraId="2DE28D69" w16cid:durableId="26BB5CDC"/>
  <w16cid:commentId w16cid:paraId="36043CF0" w16cid:durableId="26BB5F5A"/>
  <w16cid:commentId w16cid:paraId="542751F9" w16cid:durableId="26BB5F91"/>
  <w16cid:commentId w16cid:paraId="26E22366" w16cid:durableId="26BB5F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5ABA"/>
    <w:multiLevelType w:val="hybridMultilevel"/>
    <w:tmpl w:val="FC6C6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348AD"/>
    <w:multiLevelType w:val="hybridMultilevel"/>
    <w:tmpl w:val="C100CA3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DC72E4A"/>
    <w:multiLevelType w:val="hybridMultilevel"/>
    <w:tmpl w:val="37AC1C46"/>
    <w:lvl w:ilvl="0" w:tplc="04F4441A">
      <w:start w:val="1"/>
      <w:numFmt w:val="lowerLetter"/>
      <w:lvlText w:val="%1)"/>
      <w:lvlJc w:val="left"/>
      <w:pPr>
        <w:ind w:left="720" w:hanging="360"/>
      </w:pPr>
    </w:lvl>
    <w:lvl w:ilvl="1" w:tplc="003E8C22">
      <w:start w:val="1"/>
      <w:numFmt w:val="lowerLetter"/>
      <w:lvlText w:val="%2."/>
      <w:lvlJc w:val="left"/>
      <w:pPr>
        <w:ind w:left="1440" w:hanging="360"/>
      </w:pPr>
    </w:lvl>
    <w:lvl w:ilvl="2" w:tplc="68FAA048">
      <w:start w:val="1"/>
      <w:numFmt w:val="lowerRoman"/>
      <w:lvlText w:val="%3."/>
      <w:lvlJc w:val="right"/>
      <w:pPr>
        <w:ind w:left="2160" w:hanging="180"/>
      </w:pPr>
    </w:lvl>
    <w:lvl w:ilvl="3" w:tplc="67746228">
      <w:start w:val="1"/>
      <w:numFmt w:val="decimal"/>
      <w:lvlText w:val="%4."/>
      <w:lvlJc w:val="left"/>
      <w:pPr>
        <w:ind w:left="2880" w:hanging="360"/>
      </w:pPr>
    </w:lvl>
    <w:lvl w:ilvl="4" w:tplc="FD3805B0">
      <w:start w:val="1"/>
      <w:numFmt w:val="lowerLetter"/>
      <w:lvlText w:val="%5."/>
      <w:lvlJc w:val="left"/>
      <w:pPr>
        <w:ind w:left="3600" w:hanging="360"/>
      </w:pPr>
    </w:lvl>
    <w:lvl w:ilvl="5" w:tplc="89667F66">
      <w:start w:val="1"/>
      <w:numFmt w:val="lowerRoman"/>
      <w:lvlText w:val="%6."/>
      <w:lvlJc w:val="right"/>
      <w:pPr>
        <w:ind w:left="4320" w:hanging="180"/>
      </w:pPr>
    </w:lvl>
    <w:lvl w:ilvl="6" w:tplc="E392E51A">
      <w:start w:val="1"/>
      <w:numFmt w:val="decimal"/>
      <w:lvlText w:val="%7."/>
      <w:lvlJc w:val="left"/>
      <w:pPr>
        <w:ind w:left="5040" w:hanging="360"/>
      </w:pPr>
    </w:lvl>
    <w:lvl w:ilvl="7" w:tplc="D48A5B4E">
      <w:start w:val="1"/>
      <w:numFmt w:val="lowerLetter"/>
      <w:lvlText w:val="%8."/>
      <w:lvlJc w:val="left"/>
      <w:pPr>
        <w:ind w:left="5760" w:hanging="360"/>
      </w:pPr>
    </w:lvl>
    <w:lvl w:ilvl="8" w:tplc="4BAC6104">
      <w:start w:val="1"/>
      <w:numFmt w:val="lowerRoman"/>
      <w:lvlText w:val="%9."/>
      <w:lvlJc w:val="right"/>
      <w:pPr>
        <w:ind w:left="6480" w:hanging="180"/>
      </w:pPr>
    </w:lvl>
  </w:abstractNum>
  <w:abstractNum w:abstractNumId="3" w15:restartNumberingAfterBreak="0">
    <w:nsid w:val="11D95FA6"/>
    <w:multiLevelType w:val="multilevel"/>
    <w:tmpl w:val="6A3853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7F07611"/>
    <w:multiLevelType w:val="multilevel"/>
    <w:tmpl w:val="6DB40C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59F7E27"/>
    <w:multiLevelType w:val="hybridMultilevel"/>
    <w:tmpl w:val="20F4A702"/>
    <w:lvl w:ilvl="0" w:tplc="1722CBB4">
      <w:numFmt w:val="bullet"/>
      <w:lvlText w:val="•"/>
      <w:lvlJc w:val="left"/>
      <w:pPr>
        <w:ind w:left="1080" w:hanging="720"/>
      </w:pPr>
      <w:rPr>
        <w:rFonts w:hint="default" w:ascii="Calibri Light" w:hAnsi="Calibri Light" w:cs="Calibri Light" w:eastAsiaTheme="minorHAnsi"/>
        <w:b/>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73F4F54"/>
    <w:multiLevelType w:val="hybridMultilevel"/>
    <w:tmpl w:val="3B708E86"/>
    <w:lvl w:ilvl="0" w:tplc="2ABCB9CA">
      <w:start w:val="1"/>
      <w:numFmt w:val="lowerRoman"/>
      <w:lvlText w:val="%1)"/>
      <w:lvlJc w:val="left"/>
      <w:pPr>
        <w:ind w:left="720" w:hanging="360"/>
      </w:pPr>
    </w:lvl>
    <w:lvl w:ilvl="1" w:tplc="E8DCEE6A">
      <w:start w:val="1"/>
      <w:numFmt w:val="lowerLetter"/>
      <w:lvlText w:val="%2."/>
      <w:lvlJc w:val="left"/>
      <w:pPr>
        <w:ind w:left="1440" w:hanging="360"/>
      </w:pPr>
    </w:lvl>
    <w:lvl w:ilvl="2" w:tplc="14A8E16C">
      <w:start w:val="1"/>
      <w:numFmt w:val="lowerRoman"/>
      <w:lvlText w:val="%3."/>
      <w:lvlJc w:val="right"/>
      <w:pPr>
        <w:ind w:left="2160" w:hanging="180"/>
      </w:pPr>
    </w:lvl>
    <w:lvl w:ilvl="3" w:tplc="693CAE92">
      <w:start w:val="1"/>
      <w:numFmt w:val="decimal"/>
      <w:lvlText w:val="%4."/>
      <w:lvlJc w:val="left"/>
      <w:pPr>
        <w:ind w:left="2880" w:hanging="360"/>
      </w:pPr>
    </w:lvl>
    <w:lvl w:ilvl="4" w:tplc="CBF4D21A">
      <w:start w:val="1"/>
      <w:numFmt w:val="lowerLetter"/>
      <w:lvlText w:val="%5."/>
      <w:lvlJc w:val="left"/>
      <w:pPr>
        <w:ind w:left="3600" w:hanging="360"/>
      </w:pPr>
    </w:lvl>
    <w:lvl w:ilvl="5" w:tplc="E534875E">
      <w:start w:val="1"/>
      <w:numFmt w:val="lowerRoman"/>
      <w:lvlText w:val="%6."/>
      <w:lvlJc w:val="right"/>
      <w:pPr>
        <w:ind w:left="4320" w:hanging="180"/>
      </w:pPr>
    </w:lvl>
    <w:lvl w:ilvl="6" w:tplc="94E8353C">
      <w:start w:val="1"/>
      <w:numFmt w:val="decimal"/>
      <w:lvlText w:val="%7."/>
      <w:lvlJc w:val="left"/>
      <w:pPr>
        <w:ind w:left="5040" w:hanging="360"/>
      </w:pPr>
    </w:lvl>
    <w:lvl w:ilvl="7" w:tplc="B8B81F2C">
      <w:start w:val="1"/>
      <w:numFmt w:val="lowerLetter"/>
      <w:lvlText w:val="%8."/>
      <w:lvlJc w:val="left"/>
      <w:pPr>
        <w:ind w:left="5760" w:hanging="360"/>
      </w:pPr>
    </w:lvl>
    <w:lvl w:ilvl="8" w:tplc="439043A0">
      <w:start w:val="1"/>
      <w:numFmt w:val="lowerRoman"/>
      <w:lvlText w:val="%9."/>
      <w:lvlJc w:val="right"/>
      <w:pPr>
        <w:ind w:left="6480" w:hanging="180"/>
      </w:pPr>
    </w:lvl>
  </w:abstractNum>
  <w:abstractNum w:abstractNumId="7" w15:restartNumberingAfterBreak="0">
    <w:nsid w:val="28A45ED2"/>
    <w:multiLevelType w:val="hybridMultilevel"/>
    <w:tmpl w:val="E2B492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46722D4"/>
    <w:multiLevelType w:val="hybridMultilevel"/>
    <w:tmpl w:val="3E9420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8"/>
  </w:num>
  <w:num w:numId="5">
    <w:abstractNumId w:val="3"/>
  </w:num>
  <w:num w:numId="6">
    <w:abstractNumId w:val="4"/>
  </w:num>
  <w:num w:numId="7">
    <w:abstractNumId w:val="1"/>
  </w:num>
  <w:num w:numId="8">
    <w:abstractNumId w:val="5"/>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ouwelin2">
    <w15:presenceInfo w15:providerId="Windows Live" w15:userId="0e39f52a127b377f"/>
  </w15:person>
  <w15:person w15:author="Alexis Hervais-Adelman (aherva)">
    <w15:presenceInfo w15:providerId="AD" w15:userId="S::alexis.hervais-adelman@psychologie.uzh.ch::0b869459-c58e-4e7c-923c-1641561ab69f"/>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proofState w:spelling="clean" w:grammar="dirty"/>
  <w:trackRevisions w:val="tru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50B"/>
    <w:rsid w:val="0000066C"/>
    <w:rsid w:val="000006B0"/>
    <w:rsid w:val="00000809"/>
    <w:rsid w:val="00001903"/>
    <w:rsid w:val="00006970"/>
    <w:rsid w:val="00010D1C"/>
    <w:rsid w:val="00010FF9"/>
    <w:rsid w:val="00011943"/>
    <w:rsid w:val="00014C5F"/>
    <w:rsid w:val="000152AD"/>
    <w:rsid w:val="0002142D"/>
    <w:rsid w:val="000217C3"/>
    <w:rsid w:val="00024782"/>
    <w:rsid w:val="00025966"/>
    <w:rsid w:val="00025A1E"/>
    <w:rsid w:val="00027966"/>
    <w:rsid w:val="00027A14"/>
    <w:rsid w:val="00031558"/>
    <w:rsid w:val="00035EF5"/>
    <w:rsid w:val="000419FA"/>
    <w:rsid w:val="00042D2A"/>
    <w:rsid w:val="00044E14"/>
    <w:rsid w:val="000518FE"/>
    <w:rsid w:val="0005192B"/>
    <w:rsid w:val="00051C2B"/>
    <w:rsid w:val="00051D25"/>
    <w:rsid w:val="00052F67"/>
    <w:rsid w:val="0005434F"/>
    <w:rsid w:val="000566C6"/>
    <w:rsid w:val="0006255F"/>
    <w:rsid w:val="00062ED5"/>
    <w:rsid w:val="00063ED3"/>
    <w:rsid w:val="0006405C"/>
    <w:rsid w:val="000707E9"/>
    <w:rsid w:val="00073EE4"/>
    <w:rsid w:val="00075FA2"/>
    <w:rsid w:val="000940D7"/>
    <w:rsid w:val="000941F8"/>
    <w:rsid w:val="000965F1"/>
    <w:rsid w:val="0009706A"/>
    <w:rsid w:val="000A1074"/>
    <w:rsid w:val="000A33EF"/>
    <w:rsid w:val="000A352C"/>
    <w:rsid w:val="000A6DAE"/>
    <w:rsid w:val="000A77F9"/>
    <w:rsid w:val="000B1514"/>
    <w:rsid w:val="000B28EF"/>
    <w:rsid w:val="000B3212"/>
    <w:rsid w:val="000B3DDB"/>
    <w:rsid w:val="000B74A5"/>
    <w:rsid w:val="000C0C81"/>
    <w:rsid w:val="000C51E2"/>
    <w:rsid w:val="000D0BF6"/>
    <w:rsid w:val="000D2BD6"/>
    <w:rsid w:val="000D7C2E"/>
    <w:rsid w:val="000E0313"/>
    <w:rsid w:val="000E308A"/>
    <w:rsid w:val="000E6235"/>
    <w:rsid w:val="000F19C3"/>
    <w:rsid w:val="000F746B"/>
    <w:rsid w:val="00105B8E"/>
    <w:rsid w:val="0010797B"/>
    <w:rsid w:val="00113F81"/>
    <w:rsid w:val="0011435D"/>
    <w:rsid w:val="00114DAA"/>
    <w:rsid w:val="0012027C"/>
    <w:rsid w:val="00132390"/>
    <w:rsid w:val="00132C37"/>
    <w:rsid w:val="00133A0A"/>
    <w:rsid w:val="0014095A"/>
    <w:rsid w:val="001414FF"/>
    <w:rsid w:val="00142221"/>
    <w:rsid w:val="001424E4"/>
    <w:rsid w:val="00143628"/>
    <w:rsid w:val="001455F8"/>
    <w:rsid w:val="00146CED"/>
    <w:rsid w:val="00151846"/>
    <w:rsid w:val="00151E75"/>
    <w:rsid w:val="0015435B"/>
    <w:rsid w:val="0015529D"/>
    <w:rsid w:val="00167EF2"/>
    <w:rsid w:val="001731A8"/>
    <w:rsid w:val="001739D7"/>
    <w:rsid w:val="00173D42"/>
    <w:rsid w:val="001741F1"/>
    <w:rsid w:val="00174333"/>
    <w:rsid w:val="0018650D"/>
    <w:rsid w:val="00186FF2"/>
    <w:rsid w:val="001927AA"/>
    <w:rsid w:val="001A033E"/>
    <w:rsid w:val="001A1559"/>
    <w:rsid w:val="001A458F"/>
    <w:rsid w:val="001A4F0B"/>
    <w:rsid w:val="001B4A25"/>
    <w:rsid w:val="001B559D"/>
    <w:rsid w:val="001B684B"/>
    <w:rsid w:val="001B75B5"/>
    <w:rsid w:val="001C05E2"/>
    <w:rsid w:val="001C2A0B"/>
    <w:rsid w:val="001C3F43"/>
    <w:rsid w:val="001D0E69"/>
    <w:rsid w:val="001D3702"/>
    <w:rsid w:val="001D59A5"/>
    <w:rsid w:val="001D7B33"/>
    <w:rsid w:val="001D7EEB"/>
    <w:rsid w:val="001E1ACA"/>
    <w:rsid w:val="001E275E"/>
    <w:rsid w:val="001F3C65"/>
    <w:rsid w:val="001F4512"/>
    <w:rsid w:val="001F6880"/>
    <w:rsid w:val="00202488"/>
    <w:rsid w:val="002125D3"/>
    <w:rsid w:val="0021368C"/>
    <w:rsid w:val="00216F45"/>
    <w:rsid w:val="00220482"/>
    <w:rsid w:val="0022065F"/>
    <w:rsid w:val="00220F83"/>
    <w:rsid w:val="00221038"/>
    <w:rsid w:val="002239B9"/>
    <w:rsid w:val="00225A09"/>
    <w:rsid w:val="00227957"/>
    <w:rsid w:val="00232031"/>
    <w:rsid w:val="00245DDB"/>
    <w:rsid w:val="00246EF1"/>
    <w:rsid w:val="00247387"/>
    <w:rsid w:val="00247B5E"/>
    <w:rsid w:val="00247CB6"/>
    <w:rsid w:val="00247D68"/>
    <w:rsid w:val="00255532"/>
    <w:rsid w:val="00265B0F"/>
    <w:rsid w:val="00267CA1"/>
    <w:rsid w:val="00267DB4"/>
    <w:rsid w:val="0027015E"/>
    <w:rsid w:val="002714BB"/>
    <w:rsid w:val="00272359"/>
    <w:rsid w:val="002772F9"/>
    <w:rsid w:val="00280A25"/>
    <w:rsid w:val="002816B7"/>
    <w:rsid w:val="00286798"/>
    <w:rsid w:val="00286A24"/>
    <w:rsid w:val="00287205"/>
    <w:rsid w:val="00296603"/>
    <w:rsid w:val="0029754F"/>
    <w:rsid w:val="002A4486"/>
    <w:rsid w:val="002A4E98"/>
    <w:rsid w:val="002A5E41"/>
    <w:rsid w:val="002B64E1"/>
    <w:rsid w:val="002B7319"/>
    <w:rsid w:val="002C1B3C"/>
    <w:rsid w:val="002C2D05"/>
    <w:rsid w:val="002C3C1F"/>
    <w:rsid w:val="002D0738"/>
    <w:rsid w:val="002D0C7B"/>
    <w:rsid w:val="002D4921"/>
    <w:rsid w:val="002E16E8"/>
    <w:rsid w:val="002E2DE0"/>
    <w:rsid w:val="002E3D3D"/>
    <w:rsid w:val="002F07AD"/>
    <w:rsid w:val="002F170F"/>
    <w:rsid w:val="002F1DB7"/>
    <w:rsid w:val="002F4332"/>
    <w:rsid w:val="002F5149"/>
    <w:rsid w:val="003004C8"/>
    <w:rsid w:val="00303A43"/>
    <w:rsid w:val="00305599"/>
    <w:rsid w:val="003063DF"/>
    <w:rsid w:val="003069F1"/>
    <w:rsid w:val="00307E39"/>
    <w:rsid w:val="003102AC"/>
    <w:rsid w:val="003123F1"/>
    <w:rsid w:val="003131D2"/>
    <w:rsid w:val="0031484E"/>
    <w:rsid w:val="0032090C"/>
    <w:rsid w:val="0032387D"/>
    <w:rsid w:val="0032664D"/>
    <w:rsid w:val="00332368"/>
    <w:rsid w:val="00340AFA"/>
    <w:rsid w:val="00341974"/>
    <w:rsid w:val="00341AF0"/>
    <w:rsid w:val="00342508"/>
    <w:rsid w:val="0034354D"/>
    <w:rsid w:val="003469C5"/>
    <w:rsid w:val="00347849"/>
    <w:rsid w:val="00347E32"/>
    <w:rsid w:val="00347ED9"/>
    <w:rsid w:val="0035085A"/>
    <w:rsid w:val="00355F0C"/>
    <w:rsid w:val="00357054"/>
    <w:rsid w:val="003613B8"/>
    <w:rsid w:val="003646E9"/>
    <w:rsid w:val="003705CD"/>
    <w:rsid w:val="00372AA6"/>
    <w:rsid w:val="00375628"/>
    <w:rsid w:val="00386131"/>
    <w:rsid w:val="0039357F"/>
    <w:rsid w:val="00397375"/>
    <w:rsid w:val="003A278C"/>
    <w:rsid w:val="003A47D5"/>
    <w:rsid w:val="003A6B52"/>
    <w:rsid w:val="003B1AC9"/>
    <w:rsid w:val="003B543F"/>
    <w:rsid w:val="003C294B"/>
    <w:rsid w:val="003C2B53"/>
    <w:rsid w:val="003D6909"/>
    <w:rsid w:val="003E149D"/>
    <w:rsid w:val="003E1A5A"/>
    <w:rsid w:val="003E2817"/>
    <w:rsid w:val="003E3BA9"/>
    <w:rsid w:val="003F262B"/>
    <w:rsid w:val="003F2B6D"/>
    <w:rsid w:val="003F4916"/>
    <w:rsid w:val="003F6962"/>
    <w:rsid w:val="003F77C7"/>
    <w:rsid w:val="0040545E"/>
    <w:rsid w:val="004059D1"/>
    <w:rsid w:val="00405A81"/>
    <w:rsid w:val="004162E9"/>
    <w:rsid w:val="00416701"/>
    <w:rsid w:val="00423D12"/>
    <w:rsid w:val="00425EAC"/>
    <w:rsid w:val="00432318"/>
    <w:rsid w:val="0043634F"/>
    <w:rsid w:val="00440099"/>
    <w:rsid w:val="00443EFB"/>
    <w:rsid w:val="00445185"/>
    <w:rsid w:val="004466AF"/>
    <w:rsid w:val="0045042A"/>
    <w:rsid w:val="00456602"/>
    <w:rsid w:val="004612B4"/>
    <w:rsid w:val="00461523"/>
    <w:rsid w:val="0046477B"/>
    <w:rsid w:val="00465A9A"/>
    <w:rsid w:val="0047008B"/>
    <w:rsid w:val="0048032B"/>
    <w:rsid w:val="00480562"/>
    <w:rsid w:val="004822D1"/>
    <w:rsid w:val="00483C4B"/>
    <w:rsid w:val="00486096"/>
    <w:rsid w:val="004964C8"/>
    <w:rsid w:val="00497BB1"/>
    <w:rsid w:val="004A09F7"/>
    <w:rsid w:val="004A0EFC"/>
    <w:rsid w:val="004A2047"/>
    <w:rsid w:val="004A38FC"/>
    <w:rsid w:val="004A4B62"/>
    <w:rsid w:val="004A66DB"/>
    <w:rsid w:val="004A70EF"/>
    <w:rsid w:val="004B1498"/>
    <w:rsid w:val="004B2847"/>
    <w:rsid w:val="004B373F"/>
    <w:rsid w:val="004B4BC5"/>
    <w:rsid w:val="004B71DF"/>
    <w:rsid w:val="004B7BAC"/>
    <w:rsid w:val="004C0D3E"/>
    <w:rsid w:val="004C268F"/>
    <w:rsid w:val="004C7B1B"/>
    <w:rsid w:val="004C7C1A"/>
    <w:rsid w:val="004D15CD"/>
    <w:rsid w:val="004E2698"/>
    <w:rsid w:val="004E60F5"/>
    <w:rsid w:val="004E711C"/>
    <w:rsid w:val="004E7ECB"/>
    <w:rsid w:val="004F10D2"/>
    <w:rsid w:val="004F14C2"/>
    <w:rsid w:val="004F23B3"/>
    <w:rsid w:val="004F4B0F"/>
    <w:rsid w:val="004F6BEE"/>
    <w:rsid w:val="0050072A"/>
    <w:rsid w:val="005056D2"/>
    <w:rsid w:val="00505F03"/>
    <w:rsid w:val="005071A7"/>
    <w:rsid w:val="0050781E"/>
    <w:rsid w:val="00511951"/>
    <w:rsid w:val="005149BB"/>
    <w:rsid w:val="00514CD6"/>
    <w:rsid w:val="00517429"/>
    <w:rsid w:val="00521435"/>
    <w:rsid w:val="00521CC5"/>
    <w:rsid w:val="005233FF"/>
    <w:rsid w:val="00524DFF"/>
    <w:rsid w:val="00526A49"/>
    <w:rsid w:val="0053361F"/>
    <w:rsid w:val="00535483"/>
    <w:rsid w:val="005415A4"/>
    <w:rsid w:val="00546C7F"/>
    <w:rsid w:val="00546EAC"/>
    <w:rsid w:val="00555312"/>
    <w:rsid w:val="00556435"/>
    <w:rsid w:val="00556808"/>
    <w:rsid w:val="00562078"/>
    <w:rsid w:val="005624DF"/>
    <w:rsid w:val="0056410F"/>
    <w:rsid w:val="00564124"/>
    <w:rsid w:val="00565AFB"/>
    <w:rsid w:val="00567384"/>
    <w:rsid w:val="00567AA4"/>
    <w:rsid w:val="00567D89"/>
    <w:rsid w:val="00574CED"/>
    <w:rsid w:val="005812DF"/>
    <w:rsid w:val="005845C4"/>
    <w:rsid w:val="00584795"/>
    <w:rsid w:val="005910D6"/>
    <w:rsid w:val="00594C8A"/>
    <w:rsid w:val="00597FC9"/>
    <w:rsid w:val="005A7DE8"/>
    <w:rsid w:val="005B12C1"/>
    <w:rsid w:val="005B26D9"/>
    <w:rsid w:val="005B53FD"/>
    <w:rsid w:val="005D0175"/>
    <w:rsid w:val="005D088E"/>
    <w:rsid w:val="005D18BF"/>
    <w:rsid w:val="005D1DCC"/>
    <w:rsid w:val="005D4DAA"/>
    <w:rsid w:val="005D59EC"/>
    <w:rsid w:val="005E0BA3"/>
    <w:rsid w:val="005E0BD3"/>
    <w:rsid w:val="005E487E"/>
    <w:rsid w:val="005F02A1"/>
    <w:rsid w:val="005F384F"/>
    <w:rsid w:val="006010B3"/>
    <w:rsid w:val="006018BC"/>
    <w:rsid w:val="006046D1"/>
    <w:rsid w:val="00604C4C"/>
    <w:rsid w:val="00604F65"/>
    <w:rsid w:val="00610F7A"/>
    <w:rsid w:val="0061286B"/>
    <w:rsid w:val="006163E0"/>
    <w:rsid w:val="00622CAA"/>
    <w:rsid w:val="006239A8"/>
    <w:rsid w:val="00625A18"/>
    <w:rsid w:val="00625AC2"/>
    <w:rsid w:val="00625B60"/>
    <w:rsid w:val="006268CE"/>
    <w:rsid w:val="006269A9"/>
    <w:rsid w:val="00627B8F"/>
    <w:rsid w:val="006300DF"/>
    <w:rsid w:val="00646A48"/>
    <w:rsid w:val="0065518E"/>
    <w:rsid w:val="00656F78"/>
    <w:rsid w:val="00660F15"/>
    <w:rsid w:val="00662867"/>
    <w:rsid w:val="0068239A"/>
    <w:rsid w:val="00687278"/>
    <w:rsid w:val="00690864"/>
    <w:rsid w:val="006936DD"/>
    <w:rsid w:val="006A2656"/>
    <w:rsid w:val="006A50F8"/>
    <w:rsid w:val="006A51EF"/>
    <w:rsid w:val="006B2E69"/>
    <w:rsid w:val="006B7D61"/>
    <w:rsid w:val="006C65B6"/>
    <w:rsid w:val="006D1D8C"/>
    <w:rsid w:val="006D3345"/>
    <w:rsid w:val="006D4691"/>
    <w:rsid w:val="006D6655"/>
    <w:rsid w:val="006D6A14"/>
    <w:rsid w:val="006D70AD"/>
    <w:rsid w:val="006E3AFC"/>
    <w:rsid w:val="006E417C"/>
    <w:rsid w:val="006E78A7"/>
    <w:rsid w:val="006F3997"/>
    <w:rsid w:val="006F5665"/>
    <w:rsid w:val="006F5FC4"/>
    <w:rsid w:val="00701ED8"/>
    <w:rsid w:val="00704B6C"/>
    <w:rsid w:val="00706A03"/>
    <w:rsid w:val="0071732F"/>
    <w:rsid w:val="0072166E"/>
    <w:rsid w:val="00721B70"/>
    <w:rsid w:val="00731C3C"/>
    <w:rsid w:val="007354A1"/>
    <w:rsid w:val="00736559"/>
    <w:rsid w:val="007431CB"/>
    <w:rsid w:val="00743AEE"/>
    <w:rsid w:val="00746F44"/>
    <w:rsid w:val="00747651"/>
    <w:rsid w:val="0075133A"/>
    <w:rsid w:val="00751602"/>
    <w:rsid w:val="00752BC6"/>
    <w:rsid w:val="0076090A"/>
    <w:rsid w:val="007638F1"/>
    <w:rsid w:val="007648F1"/>
    <w:rsid w:val="007671E5"/>
    <w:rsid w:val="00774967"/>
    <w:rsid w:val="00781180"/>
    <w:rsid w:val="00781745"/>
    <w:rsid w:val="00781D30"/>
    <w:rsid w:val="00784040"/>
    <w:rsid w:val="007953F1"/>
    <w:rsid w:val="00795F53"/>
    <w:rsid w:val="007A16CA"/>
    <w:rsid w:val="007A18F5"/>
    <w:rsid w:val="007A1BDF"/>
    <w:rsid w:val="007A5151"/>
    <w:rsid w:val="007A66C8"/>
    <w:rsid w:val="007B01DC"/>
    <w:rsid w:val="007B2203"/>
    <w:rsid w:val="007B3918"/>
    <w:rsid w:val="007B4BC5"/>
    <w:rsid w:val="007C1F02"/>
    <w:rsid w:val="007C602A"/>
    <w:rsid w:val="007C66A5"/>
    <w:rsid w:val="007D1E4A"/>
    <w:rsid w:val="007D3E02"/>
    <w:rsid w:val="007D4B7B"/>
    <w:rsid w:val="007D6FD0"/>
    <w:rsid w:val="007E0DEA"/>
    <w:rsid w:val="007E166F"/>
    <w:rsid w:val="007E251E"/>
    <w:rsid w:val="007E466E"/>
    <w:rsid w:val="007E552D"/>
    <w:rsid w:val="007E5927"/>
    <w:rsid w:val="007E6487"/>
    <w:rsid w:val="007E7CEF"/>
    <w:rsid w:val="007F05C2"/>
    <w:rsid w:val="007F70F6"/>
    <w:rsid w:val="00800C64"/>
    <w:rsid w:val="00801321"/>
    <w:rsid w:val="00802B49"/>
    <w:rsid w:val="008035FC"/>
    <w:rsid w:val="00803F10"/>
    <w:rsid w:val="00806CB5"/>
    <w:rsid w:val="008077E3"/>
    <w:rsid w:val="0081268A"/>
    <w:rsid w:val="008129AD"/>
    <w:rsid w:val="00814608"/>
    <w:rsid w:val="00816859"/>
    <w:rsid w:val="008230E9"/>
    <w:rsid w:val="00833621"/>
    <w:rsid w:val="0083434E"/>
    <w:rsid w:val="008352B9"/>
    <w:rsid w:val="008359E3"/>
    <w:rsid w:val="008372E6"/>
    <w:rsid w:val="0083756C"/>
    <w:rsid w:val="00843756"/>
    <w:rsid w:val="00844C6A"/>
    <w:rsid w:val="00845D97"/>
    <w:rsid w:val="0085521C"/>
    <w:rsid w:val="00856F3C"/>
    <w:rsid w:val="008646E1"/>
    <w:rsid w:val="008648A7"/>
    <w:rsid w:val="008719D8"/>
    <w:rsid w:val="008720E5"/>
    <w:rsid w:val="00876A0A"/>
    <w:rsid w:val="008868C0"/>
    <w:rsid w:val="008934EE"/>
    <w:rsid w:val="008A2E90"/>
    <w:rsid w:val="008A3424"/>
    <w:rsid w:val="008A5035"/>
    <w:rsid w:val="008A6F9C"/>
    <w:rsid w:val="008B0063"/>
    <w:rsid w:val="008B2D84"/>
    <w:rsid w:val="008B4D99"/>
    <w:rsid w:val="008B54CF"/>
    <w:rsid w:val="008B6200"/>
    <w:rsid w:val="008C0704"/>
    <w:rsid w:val="008C19E7"/>
    <w:rsid w:val="008C592A"/>
    <w:rsid w:val="008C7D95"/>
    <w:rsid w:val="008C7EF0"/>
    <w:rsid w:val="008D1918"/>
    <w:rsid w:val="008D22DB"/>
    <w:rsid w:val="008D350B"/>
    <w:rsid w:val="008D380B"/>
    <w:rsid w:val="008D3BCC"/>
    <w:rsid w:val="008D4A1B"/>
    <w:rsid w:val="008D6B67"/>
    <w:rsid w:val="008D7299"/>
    <w:rsid w:val="008D7D9E"/>
    <w:rsid w:val="008E22AA"/>
    <w:rsid w:val="008E45ED"/>
    <w:rsid w:val="008E594C"/>
    <w:rsid w:val="008E5BE3"/>
    <w:rsid w:val="008E6738"/>
    <w:rsid w:val="008E67E1"/>
    <w:rsid w:val="008E6F26"/>
    <w:rsid w:val="008E7216"/>
    <w:rsid w:val="008F34C9"/>
    <w:rsid w:val="008F6DE5"/>
    <w:rsid w:val="008F7C1F"/>
    <w:rsid w:val="008F7CFC"/>
    <w:rsid w:val="009032B0"/>
    <w:rsid w:val="009058A0"/>
    <w:rsid w:val="00907986"/>
    <w:rsid w:val="009122EB"/>
    <w:rsid w:val="009136F4"/>
    <w:rsid w:val="009139FC"/>
    <w:rsid w:val="00914448"/>
    <w:rsid w:val="00914732"/>
    <w:rsid w:val="00914A55"/>
    <w:rsid w:val="00916355"/>
    <w:rsid w:val="00921402"/>
    <w:rsid w:val="00925597"/>
    <w:rsid w:val="0092692D"/>
    <w:rsid w:val="009313C7"/>
    <w:rsid w:val="009331EB"/>
    <w:rsid w:val="00940D68"/>
    <w:rsid w:val="00942DEA"/>
    <w:rsid w:val="0094658F"/>
    <w:rsid w:val="0094665C"/>
    <w:rsid w:val="009509BF"/>
    <w:rsid w:val="009528C9"/>
    <w:rsid w:val="00957905"/>
    <w:rsid w:val="00963191"/>
    <w:rsid w:val="009657B5"/>
    <w:rsid w:val="0097418D"/>
    <w:rsid w:val="00975286"/>
    <w:rsid w:val="00976B36"/>
    <w:rsid w:val="009839C2"/>
    <w:rsid w:val="00987F16"/>
    <w:rsid w:val="00990644"/>
    <w:rsid w:val="0099271A"/>
    <w:rsid w:val="00992775"/>
    <w:rsid w:val="00992EDD"/>
    <w:rsid w:val="0099383A"/>
    <w:rsid w:val="0099520F"/>
    <w:rsid w:val="00995548"/>
    <w:rsid w:val="009A13FA"/>
    <w:rsid w:val="009A21C6"/>
    <w:rsid w:val="009A4067"/>
    <w:rsid w:val="009A4161"/>
    <w:rsid w:val="009B17E2"/>
    <w:rsid w:val="009B4545"/>
    <w:rsid w:val="009B6F20"/>
    <w:rsid w:val="009C136E"/>
    <w:rsid w:val="009D0706"/>
    <w:rsid w:val="009D7BEE"/>
    <w:rsid w:val="009E1467"/>
    <w:rsid w:val="009E1B06"/>
    <w:rsid w:val="009E4121"/>
    <w:rsid w:val="009E7BB3"/>
    <w:rsid w:val="009E7E1E"/>
    <w:rsid w:val="009F24B6"/>
    <w:rsid w:val="009F2D82"/>
    <w:rsid w:val="009F2EA2"/>
    <w:rsid w:val="009F7652"/>
    <w:rsid w:val="00A017C1"/>
    <w:rsid w:val="00A062CA"/>
    <w:rsid w:val="00A065A5"/>
    <w:rsid w:val="00A10976"/>
    <w:rsid w:val="00A10B56"/>
    <w:rsid w:val="00A13F51"/>
    <w:rsid w:val="00A244DE"/>
    <w:rsid w:val="00A31145"/>
    <w:rsid w:val="00A3203B"/>
    <w:rsid w:val="00A322B9"/>
    <w:rsid w:val="00A342E4"/>
    <w:rsid w:val="00A3602B"/>
    <w:rsid w:val="00A3713C"/>
    <w:rsid w:val="00A4161D"/>
    <w:rsid w:val="00A44488"/>
    <w:rsid w:val="00A45FE2"/>
    <w:rsid w:val="00A46F07"/>
    <w:rsid w:val="00A47B8B"/>
    <w:rsid w:val="00A5272B"/>
    <w:rsid w:val="00A55123"/>
    <w:rsid w:val="00A55391"/>
    <w:rsid w:val="00A57074"/>
    <w:rsid w:val="00A60DA7"/>
    <w:rsid w:val="00A60DD3"/>
    <w:rsid w:val="00A63A1F"/>
    <w:rsid w:val="00A6515B"/>
    <w:rsid w:val="00A7497A"/>
    <w:rsid w:val="00A74BAC"/>
    <w:rsid w:val="00A75944"/>
    <w:rsid w:val="00A77531"/>
    <w:rsid w:val="00A84BEE"/>
    <w:rsid w:val="00A85D23"/>
    <w:rsid w:val="00A86142"/>
    <w:rsid w:val="00A91DBC"/>
    <w:rsid w:val="00A965E4"/>
    <w:rsid w:val="00A96A1D"/>
    <w:rsid w:val="00A96CD9"/>
    <w:rsid w:val="00AA39A7"/>
    <w:rsid w:val="00AA68AA"/>
    <w:rsid w:val="00AB075C"/>
    <w:rsid w:val="00AB1D04"/>
    <w:rsid w:val="00AB3C69"/>
    <w:rsid w:val="00AB3F2A"/>
    <w:rsid w:val="00AC1538"/>
    <w:rsid w:val="00AC2F7D"/>
    <w:rsid w:val="00AC3F51"/>
    <w:rsid w:val="00AD28A9"/>
    <w:rsid w:val="00AD47BA"/>
    <w:rsid w:val="00AE1FE3"/>
    <w:rsid w:val="00AE2DFE"/>
    <w:rsid w:val="00AE5317"/>
    <w:rsid w:val="00AE691A"/>
    <w:rsid w:val="00AE6A9C"/>
    <w:rsid w:val="00AF24B6"/>
    <w:rsid w:val="00AF796C"/>
    <w:rsid w:val="00AF7AFE"/>
    <w:rsid w:val="00AF7DFD"/>
    <w:rsid w:val="00B00993"/>
    <w:rsid w:val="00B01C8B"/>
    <w:rsid w:val="00B01D68"/>
    <w:rsid w:val="00B0365F"/>
    <w:rsid w:val="00B06C43"/>
    <w:rsid w:val="00B06D57"/>
    <w:rsid w:val="00B10243"/>
    <w:rsid w:val="00B11765"/>
    <w:rsid w:val="00B11D3F"/>
    <w:rsid w:val="00B13303"/>
    <w:rsid w:val="00B156BD"/>
    <w:rsid w:val="00B17E95"/>
    <w:rsid w:val="00B20BEC"/>
    <w:rsid w:val="00B20E43"/>
    <w:rsid w:val="00B31103"/>
    <w:rsid w:val="00B31A03"/>
    <w:rsid w:val="00B34D20"/>
    <w:rsid w:val="00B408EA"/>
    <w:rsid w:val="00B4268B"/>
    <w:rsid w:val="00B43E81"/>
    <w:rsid w:val="00B45DCD"/>
    <w:rsid w:val="00B47C2C"/>
    <w:rsid w:val="00B51D61"/>
    <w:rsid w:val="00B61895"/>
    <w:rsid w:val="00B62FD5"/>
    <w:rsid w:val="00B66CD8"/>
    <w:rsid w:val="00B70296"/>
    <w:rsid w:val="00B904AF"/>
    <w:rsid w:val="00B943F1"/>
    <w:rsid w:val="00B9452E"/>
    <w:rsid w:val="00B965B2"/>
    <w:rsid w:val="00BA164B"/>
    <w:rsid w:val="00BA3849"/>
    <w:rsid w:val="00BA3FAC"/>
    <w:rsid w:val="00BB46AA"/>
    <w:rsid w:val="00BB7230"/>
    <w:rsid w:val="00BC05B5"/>
    <w:rsid w:val="00BC49A7"/>
    <w:rsid w:val="00BD042C"/>
    <w:rsid w:val="00BD1504"/>
    <w:rsid w:val="00BD2F43"/>
    <w:rsid w:val="00BD39C9"/>
    <w:rsid w:val="00BD437A"/>
    <w:rsid w:val="00BD61BB"/>
    <w:rsid w:val="00BD6805"/>
    <w:rsid w:val="00BD7B61"/>
    <w:rsid w:val="00BE0D3D"/>
    <w:rsid w:val="00BE364B"/>
    <w:rsid w:val="00BE4D95"/>
    <w:rsid w:val="00BE692D"/>
    <w:rsid w:val="00BF296C"/>
    <w:rsid w:val="00BF2E69"/>
    <w:rsid w:val="00BF7E4F"/>
    <w:rsid w:val="00C00CA1"/>
    <w:rsid w:val="00C1018D"/>
    <w:rsid w:val="00C117DC"/>
    <w:rsid w:val="00C1520A"/>
    <w:rsid w:val="00C155BA"/>
    <w:rsid w:val="00C25C7C"/>
    <w:rsid w:val="00C2675F"/>
    <w:rsid w:val="00C309DF"/>
    <w:rsid w:val="00C30F93"/>
    <w:rsid w:val="00C319F9"/>
    <w:rsid w:val="00C330BD"/>
    <w:rsid w:val="00C36FD1"/>
    <w:rsid w:val="00C40CB7"/>
    <w:rsid w:val="00C40DF8"/>
    <w:rsid w:val="00C4475A"/>
    <w:rsid w:val="00C532A9"/>
    <w:rsid w:val="00C55A13"/>
    <w:rsid w:val="00C60852"/>
    <w:rsid w:val="00C628CF"/>
    <w:rsid w:val="00C62955"/>
    <w:rsid w:val="00C63F63"/>
    <w:rsid w:val="00C67286"/>
    <w:rsid w:val="00C7102D"/>
    <w:rsid w:val="00C7310E"/>
    <w:rsid w:val="00C75DD0"/>
    <w:rsid w:val="00C76F2C"/>
    <w:rsid w:val="00C810B3"/>
    <w:rsid w:val="00C8125E"/>
    <w:rsid w:val="00C825B3"/>
    <w:rsid w:val="00C8362D"/>
    <w:rsid w:val="00C849E7"/>
    <w:rsid w:val="00C84B80"/>
    <w:rsid w:val="00C85079"/>
    <w:rsid w:val="00C87438"/>
    <w:rsid w:val="00C90271"/>
    <w:rsid w:val="00C92397"/>
    <w:rsid w:val="00C92DD6"/>
    <w:rsid w:val="00C93BE2"/>
    <w:rsid w:val="00C93CE1"/>
    <w:rsid w:val="00C978EB"/>
    <w:rsid w:val="00CA5C78"/>
    <w:rsid w:val="00CB23AA"/>
    <w:rsid w:val="00CB4B98"/>
    <w:rsid w:val="00CB5BCC"/>
    <w:rsid w:val="00CC0C90"/>
    <w:rsid w:val="00CC5D3E"/>
    <w:rsid w:val="00CC6ED2"/>
    <w:rsid w:val="00CE35B7"/>
    <w:rsid w:val="00CE4783"/>
    <w:rsid w:val="00CF4704"/>
    <w:rsid w:val="00CF7287"/>
    <w:rsid w:val="00CF77CE"/>
    <w:rsid w:val="00D02D5E"/>
    <w:rsid w:val="00D07D83"/>
    <w:rsid w:val="00D10AAF"/>
    <w:rsid w:val="00D15689"/>
    <w:rsid w:val="00D1641F"/>
    <w:rsid w:val="00D17CD5"/>
    <w:rsid w:val="00D213BA"/>
    <w:rsid w:val="00D21487"/>
    <w:rsid w:val="00D30361"/>
    <w:rsid w:val="00D31936"/>
    <w:rsid w:val="00D37015"/>
    <w:rsid w:val="00D432E3"/>
    <w:rsid w:val="00D50888"/>
    <w:rsid w:val="00D53CF8"/>
    <w:rsid w:val="00D56669"/>
    <w:rsid w:val="00D61D83"/>
    <w:rsid w:val="00D624EA"/>
    <w:rsid w:val="00D6318E"/>
    <w:rsid w:val="00D6666F"/>
    <w:rsid w:val="00D70705"/>
    <w:rsid w:val="00D74E9A"/>
    <w:rsid w:val="00D81241"/>
    <w:rsid w:val="00D92C60"/>
    <w:rsid w:val="00D9460F"/>
    <w:rsid w:val="00D96C72"/>
    <w:rsid w:val="00DA006B"/>
    <w:rsid w:val="00DA1A6C"/>
    <w:rsid w:val="00DA2CE6"/>
    <w:rsid w:val="00DA5E6B"/>
    <w:rsid w:val="00DA62D1"/>
    <w:rsid w:val="00DA742B"/>
    <w:rsid w:val="00DB51ED"/>
    <w:rsid w:val="00DB5D87"/>
    <w:rsid w:val="00DB67D1"/>
    <w:rsid w:val="00DC3F5E"/>
    <w:rsid w:val="00DC4858"/>
    <w:rsid w:val="00DD4506"/>
    <w:rsid w:val="00DD4FE3"/>
    <w:rsid w:val="00DE2B15"/>
    <w:rsid w:val="00DE5219"/>
    <w:rsid w:val="00DE6732"/>
    <w:rsid w:val="00DE74C9"/>
    <w:rsid w:val="00DF005B"/>
    <w:rsid w:val="00DF2524"/>
    <w:rsid w:val="00DF2602"/>
    <w:rsid w:val="00DF7263"/>
    <w:rsid w:val="00DF76FD"/>
    <w:rsid w:val="00E04961"/>
    <w:rsid w:val="00E05118"/>
    <w:rsid w:val="00E06E57"/>
    <w:rsid w:val="00E11361"/>
    <w:rsid w:val="00E13EA6"/>
    <w:rsid w:val="00E213D3"/>
    <w:rsid w:val="00E2313B"/>
    <w:rsid w:val="00E2364F"/>
    <w:rsid w:val="00E23B25"/>
    <w:rsid w:val="00E25B2B"/>
    <w:rsid w:val="00E340E2"/>
    <w:rsid w:val="00E3684B"/>
    <w:rsid w:val="00E37D54"/>
    <w:rsid w:val="00E46E1B"/>
    <w:rsid w:val="00E50588"/>
    <w:rsid w:val="00E51E67"/>
    <w:rsid w:val="00E526C0"/>
    <w:rsid w:val="00E534E0"/>
    <w:rsid w:val="00E53BE3"/>
    <w:rsid w:val="00E54D1C"/>
    <w:rsid w:val="00E569A8"/>
    <w:rsid w:val="00E56BC1"/>
    <w:rsid w:val="00E57AE9"/>
    <w:rsid w:val="00E61288"/>
    <w:rsid w:val="00E622F8"/>
    <w:rsid w:val="00E6552F"/>
    <w:rsid w:val="00E753AE"/>
    <w:rsid w:val="00E815DD"/>
    <w:rsid w:val="00E82F5C"/>
    <w:rsid w:val="00E8427A"/>
    <w:rsid w:val="00E842E2"/>
    <w:rsid w:val="00E90518"/>
    <w:rsid w:val="00E90677"/>
    <w:rsid w:val="00E911E0"/>
    <w:rsid w:val="00EA0FDA"/>
    <w:rsid w:val="00EA4009"/>
    <w:rsid w:val="00EA4725"/>
    <w:rsid w:val="00EB3209"/>
    <w:rsid w:val="00EB3315"/>
    <w:rsid w:val="00EB7133"/>
    <w:rsid w:val="00EC1072"/>
    <w:rsid w:val="00EC19C6"/>
    <w:rsid w:val="00EC1C3F"/>
    <w:rsid w:val="00ED03AB"/>
    <w:rsid w:val="00ED0F0B"/>
    <w:rsid w:val="00ED4EF1"/>
    <w:rsid w:val="00ED5688"/>
    <w:rsid w:val="00ED7CC6"/>
    <w:rsid w:val="00EE1116"/>
    <w:rsid w:val="00EE21FA"/>
    <w:rsid w:val="00EE3531"/>
    <w:rsid w:val="00EE3D39"/>
    <w:rsid w:val="00EE6BB9"/>
    <w:rsid w:val="00EE75A8"/>
    <w:rsid w:val="00EF1D28"/>
    <w:rsid w:val="00EF353B"/>
    <w:rsid w:val="00EF536E"/>
    <w:rsid w:val="00F00484"/>
    <w:rsid w:val="00F01C4A"/>
    <w:rsid w:val="00F039FF"/>
    <w:rsid w:val="00F14183"/>
    <w:rsid w:val="00F25C3F"/>
    <w:rsid w:val="00F43B01"/>
    <w:rsid w:val="00F45144"/>
    <w:rsid w:val="00F46AD2"/>
    <w:rsid w:val="00F52488"/>
    <w:rsid w:val="00F56D3F"/>
    <w:rsid w:val="00F60BB8"/>
    <w:rsid w:val="00F63435"/>
    <w:rsid w:val="00F63E59"/>
    <w:rsid w:val="00F64A7D"/>
    <w:rsid w:val="00F6735C"/>
    <w:rsid w:val="00F742F2"/>
    <w:rsid w:val="00F743F8"/>
    <w:rsid w:val="00F75FF4"/>
    <w:rsid w:val="00F82561"/>
    <w:rsid w:val="00F866B3"/>
    <w:rsid w:val="00F9030D"/>
    <w:rsid w:val="00F91323"/>
    <w:rsid w:val="00F92F76"/>
    <w:rsid w:val="00FA028B"/>
    <w:rsid w:val="00FA2453"/>
    <w:rsid w:val="00FA3A41"/>
    <w:rsid w:val="00FA73A0"/>
    <w:rsid w:val="00FB49F3"/>
    <w:rsid w:val="00FB5FF2"/>
    <w:rsid w:val="00FB6482"/>
    <w:rsid w:val="00FC21D9"/>
    <w:rsid w:val="00FC251F"/>
    <w:rsid w:val="00FC5512"/>
    <w:rsid w:val="00FD0F64"/>
    <w:rsid w:val="00FD1FA1"/>
    <w:rsid w:val="00FD253B"/>
    <w:rsid w:val="00FD5EE9"/>
    <w:rsid w:val="00FD6FD8"/>
    <w:rsid w:val="00FD74F5"/>
    <w:rsid w:val="00FE0869"/>
    <w:rsid w:val="00FE43C0"/>
    <w:rsid w:val="00FE74B7"/>
    <w:rsid w:val="00FE7E7B"/>
    <w:rsid w:val="00FF6478"/>
    <w:rsid w:val="0106D838"/>
    <w:rsid w:val="011B0867"/>
    <w:rsid w:val="02C7F1CA"/>
    <w:rsid w:val="05079C4B"/>
    <w:rsid w:val="06E734AB"/>
    <w:rsid w:val="07F2914F"/>
    <w:rsid w:val="08074E3E"/>
    <w:rsid w:val="0883050C"/>
    <w:rsid w:val="09B06DE7"/>
    <w:rsid w:val="0C825687"/>
    <w:rsid w:val="0F370BA1"/>
    <w:rsid w:val="0F696CA5"/>
    <w:rsid w:val="17EA8AE7"/>
    <w:rsid w:val="1A451756"/>
    <w:rsid w:val="1F37F100"/>
    <w:rsid w:val="1F9F3CF1"/>
    <w:rsid w:val="22A69897"/>
    <w:rsid w:val="22BDB556"/>
    <w:rsid w:val="24819D43"/>
    <w:rsid w:val="25ED6614"/>
    <w:rsid w:val="2CF7B455"/>
    <w:rsid w:val="2E34CDF2"/>
    <w:rsid w:val="329DD288"/>
    <w:rsid w:val="344DD2EB"/>
    <w:rsid w:val="3831FDAE"/>
    <w:rsid w:val="393CDC59"/>
    <w:rsid w:val="39A41130"/>
    <w:rsid w:val="3D035AE3"/>
    <w:rsid w:val="4030E01C"/>
    <w:rsid w:val="40E9E71A"/>
    <w:rsid w:val="41284746"/>
    <w:rsid w:val="426454C0"/>
    <w:rsid w:val="44610285"/>
    <w:rsid w:val="4533AF95"/>
    <w:rsid w:val="4586BA00"/>
    <w:rsid w:val="45AAD1ED"/>
    <w:rsid w:val="46CF7FF6"/>
    <w:rsid w:val="47F3CAFD"/>
    <w:rsid w:val="4938C0FE"/>
    <w:rsid w:val="4E3C6909"/>
    <w:rsid w:val="504C79AD"/>
    <w:rsid w:val="5107F86A"/>
    <w:rsid w:val="56381FA2"/>
    <w:rsid w:val="56F775E2"/>
    <w:rsid w:val="56FD6B57"/>
    <w:rsid w:val="59B161AB"/>
    <w:rsid w:val="5D243F1A"/>
    <w:rsid w:val="5E142335"/>
    <w:rsid w:val="5FE0498B"/>
    <w:rsid w:val="6010178E"/>
    <w:rsid w:val="62FC4597"/>
    <w:rsid w:val="68E7D537"/>
    <w:rsid w:val="6AF5B7D9"/>
    <w:rsid w:val="6B6E05CE"/>
    <w:rsid w:val="6C8C7DFC"/>
    <w:rsid w:val="72B43AF3"/>
    <w:rsid w:val="757E6D41"/>
    <w:rsid w:val="79E90520"/>
    <w:rsid w:val="7D52895A"/>
    <w:rsid w:val="7FE50D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D3D41"/>
  <w15:chartTrackingRefBased/>
  <w15:docId w15:val="{7AD02FC2-5890-41A3-A849-7BF7636EC90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D350B"/>
  </w:style>
  <w:style w:type="paragraph" w:styleId="Heading1">
    <w:name w:val="heading 1"/>
    <w:basedOn w:val="Normal"/>
    <w:next w:val="Normal"/>
    <w:link w:val="Heading1Char"/>
    <w:uiPriority w:val="9"/>
    <w:qFormat/>
    <w:rsid w:val="008D350B"/>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link w:val="Heading2Char"/>
    <w:uiPriority w:val="9"/>
    <w:qFormat/>
    <w:rsid w:val="008D350B"/>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Heading3">
    <w:name w:val="heading 3"/>
    <w:basedOn w:val="Normal"/>
    <w:next w:val="Normal"/>
    <w:link w:val="Heading3Char"/>
    <w:uiPriority w:val="9"/>
    <w:semiHidden/>
    <w:unhideWhenUsed/>
    <w:qFormat/>
    <w:rsid w:val="002C3C1F"/>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350B"/>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D350B"/>
    <w:pPr>
      <w:keepNext/>
      <w:keepLines/>
      <w:spacing w:before="40" w:after="0"/>
      <w:outlineLvl w:val="4"/>
    </w:pPr>
    <w:rPr>
      <w:rFonts w:asciiTheme="majorHAnsi" w:hAnsiTheme="majorHAnsi" w:eastAsiaTheme="majorEastAsia" w:cstheme="majorBidi"/>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D350B"/>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8D350B"/>
    <w:rPr>
      <w:rFonts w:ascii="Times New Roman" w:hAnsi="Times New Roman" w:eastAsia="Times New Roman" w:cs="Times New Roman"/>
      <w:b/>
      <w:bCs/>
      <w:sz w:val="36"/>
      <w:szCs w:val="36"/>
    </w:rPr>
  </w:style>
  <w:style w:type="character" w:styleId="Heading4Char" w:customStyle="1">
    <w:name w:val="Heading 4 Char"/>
    <w:basedOn w:val="DefaultParagraphFont"/>
    <w:link w:val="Heading4"/>
    <w:uiPriority w:val="9"/>
    <w:semiHidden/>
    <w:rsid w:val="008D350B"/>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8D350B"/>
    <w:rPr>
      <w:rFonts w:asciiTheme="majorHAnsi" w:hAnsiTheme="majorHAnsi" w:eastAsiaTheme="majorEastAsia" w:cstheme="majorBidi"/>
      <w:color w:val="2E74B5" w:themeColor="accent1" w:themeShade="BF"/>
    </w:rPr>
  </w:style>
  <w:style w:type="character" w:styleId="CommentTextChar" w:customStyle="1">
    <w:name w:val="Comment Text Char"/>
    <w:basedOn w:val="DefaultParagraphFont"/>
    <w:link w:val="CommentText"/>
    <w:uiPriority w:val="99"/>
    <w:rsid w:val="008D350B"/>
    <w:rPr>
      <w:sz w:val="20"/>
      <w:szCs w:val="20"/>
    </w:rPr>
  </w:style>
  <w:style w:type="paragraph" w:styleId="CommentText">
    <w:name w:val="annotation text"/>
    <w:basedOn w:val="Normal"/>
    <w:link w:val="CommentTextChar"/>
    <w:uiPriority w:val="99"/>
    <w:unhideWhenUsed/>
    <w:rsid w:val="008D350B"/>
    <w:pPr>
      <w:spacing w:line="240" w:lineRule="auto"/>
    </w:pPr>
    <w:rPr>
      <w:sz w:val="20"/>
      <w:szCs w:val="20"/>
    </w:rPr>
  </w:style>
  <w:style w:type="character" w:styleId="CommentTextChar1" w:customStyle="1">
    <w:name w:val="Comment Text Char1"/>
    <w:basedOn w:val="DefaultParagraphFont"/>
    <w:uiPriority w:val="99"/>
    <w:semiHidden/>
    <w:rsid w:val="008D350B"/>
    <w:rPr>
      <w:sz w:val="20"/>
      <w:szCs w:val="20"/>
    </w:rPr>
  </w:style>
  <w:style w:type="character" w:styleId="BalloonTextChar" w:customStyle="1">
    <w:name w:val="Balloon Text Char"/>
    <w:basedOn w:val="DefaultParagraphFont"/>
    <w:link w:val="BalloonText"/>
    <w:uiPriority w:val="99"/>
    <w:semiHidden/>
    <w:rsid w:val="008D350B"/>
    <w:rPr>
      <w:rFonts w:ascii="Segoe UI" w:hAnsi="Segoe UI" w:cs="Segoe UI"/>
      <w:sz w:val="18"/>
      <w:szCs w:val="18"/>
    </w:rPr>
  </w:style>
  <w:style w:type="paragraph" w:styleId="BalloonText">
    <w:name w:val="Balloon Text"/>
    <w:basedOn w:val="Normal"/>
    <w:link w:val="BalloonTextChar"/>
    <w:uiPriority w:val="99"/>
    <w:semiHidden/>
    <w:unhideWhenUsed/>
    <w:rsid w:val="008D350B"/>
    <w:pPr>
      <w:spacing w:after="0" w:line="240" w:lineRule="auto"/>
    </w:pPr>
    <w:rPr>
      <w:rFonts w:ascii="Segoe UI" w:hAnsi="Segoe UI" w:cs="Segoe UI"/>
      <w:sz w:val="18"/>
      <w:szCs w:val="18"/>
    </w:rPr>
  </w:style>
  <w:style w:type="character" w:styleId="BalloonTextChar1" w:customStyle="1">
    <w:name w:val="Balloon Text Char1"/>
    <w:basedOn w:val="DefaultParagraphFont"/>
    <w:uiPriority w:val="99"/>
    <w:semiHidden/>
    <w:rsid w:val="008D350B"/>
    <w:rPr>
      <w:rFonts w:ascii="Segoe UI" w:hAnsi="Segoe UI" w:cs="Segoe UI"/>
      <w:sz w:val="18"/>
      <w:szCs w:val="18"/>
    </w:rPr>
  </w:style>
  <w:style w:type="character" w:styleId="CommentSubjectChar" w:customStyle="1">
    <w:name w:val="Comment Subject Char"/>
    <w:basedOn w:val="CommentTextChar"/>
    <w:link w:val="CommentSubject"/>
    <w:uiPriority w:val="99"/>
    <w:semiHidden/>
    <w:rsid w:val="008D350B"/>
    <w:rPr>
      <w:b/>
      <w:bCs/>
      <w:sz w:val="20"/>
      <w:szCs w:val="20"/>
    </w:rPr>
  </w:style>
  <w:style w:type="paragraph" w:styleId="CommentSubject">
    <w:name w:val="annotation subject"/>
    <w:basedOn w:val="CommentText"/>
    <w:next w:val="CommentText"/>
    <w:link w:val="CommentSubjectChar"/>
    <w:uiPriority w:val="99"/>
    <w:semiHidden/>
    <w:unhideWhenUsed/>
    <w:rsid w:val="008D350B"/>
    <w:rPr>
      <w:b/>
      <w:bCs/>
    </w:rPr>
  </w:style>
  <w:style w:type="character" w:styleId="CommentSubjectChar1" w:customStyle="1">
    <w:name w:val="Comment Subject Char1"/>
    <w:basedOn w:val="CommentTextChar1"/>
    <w:uiPriority w:val="99"/>
    <w:semiHidden/>
    <w:rsid w:val="008D350B"/>
    <w:rPr>
      <w:b/>
      <w:bCs/>
      <w:sz w:val="20"/>
      <w:szCs w:val="20"/>
    </w:rPr>
  </w:style>
  <w:style w:type="character" w:styleId="CommentReference">
    <w:name w:val="annotation reference"/>
    <w:basedOn w:val="DefaultParagraphFont"/>
    <w:uiPriority w:val="99"/>
    <w:semiHidden/>
    <w:unhideWhenUsed/>
    <w:rsid w:val="008D350B"/>
    <w:rPr>
      <w:sz w:val="16"/>
      <w:szCs w:val="16"/>
    </w:rPr>
  </w:style>
  <w:style w:type="character" w:styleId="Strong">
    <w:name w:val="Strong"/>
    <w:basedOn w:val="DefaultParagraphFont"/>
    <w:uiPriority w:val="22"/>
    <w:qFormat/>
    <w:rsid w:val="008D350B"/>
    <w:rPr>
      <w:b/>
      <w:bCs/>
    </w:rPr>
  </w:style>
  <w:style w:type="character" w:styleId="LineNumber">
    <w:name w:val="line number"/>
    <w:basedOn w:val="DefaultParagraphFont"/>
    <w:uiPriority w:val="99"/>
    <w:semiHidden/>
    <w:unhideWhenUsed/>
    <w:rsid w:val="008D350B"/>
  </w:style>
  <w:style w:type="table" w:styleId="TableGrid">
    <w:name w:val="Table Grid"/>
    <w:basedOn w:val="TableNormal"/>
    <w:uiPriority w:val="39"/>
    <w:rsid w:val="008D350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8D350B"/>
    <w:pPr>
      <w:ind w:left="720"/>
      <w:contextualSpacing/>
    </w:pPr>
  </w:style>
  <w:style w:type="paragraph" w:styleId="NormalWeb">
    <w:name w:val="Normal (Web)"/>
    <w:basedOn w:val="Normal"/>
    <w:uiPriority w:val="99"/>
    <w:unhideWhenUsed/>
    <w:rsid w:val="008D350B"/>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8D350B"/>
    <w:rPr>
      <w:i/>
      <w:iCs/>
    </w:rPr>
  </w:style>
  <w:style w:type="character" w:styleId="Hyperlink">
    <w:name w:val="Hyperlink"/>
    <w:basedOn w:val="DefaultParagraphFont"/>
    <w:uiPriority w:val="99"/>
    <w:unhideWhenUsed/>
    <w:rsid w:val="008D350B"/>
    <w:rPr>
      <w:color w:val="0000FF"/>
      <w:u w:val="single"/>
    </w:rPr>
  </w:style>
  <w:style w:type="character" w:styleId="mi" w:customStyle="1">
    <w:name w:val="mi"/>
    <w:basedOn w:val="DefaultParagraphFont"/>
    <w:rsid w:val="008D350B"/>
  </w:style>
  <w:style w:type="character" w:styleId="mn" w:customStyle="1">
    <w:name w:val="mn"/>
    <w:basedOn w:val="DefaultParagraphFont"/>
    <w:rsid w:val="008D350B"/>
  </w:style>
  <w:style w:type="character" w:styleId="normaltextrun" w:customStyle="1">
    <w:name w:val="normaltextrun"/>
    <w:basedOn w:val="DefaultParagraphFont"/>
    <w:rsid w:val="008D350B"/>
  </w:style>
  <w:style w:type="character" w:styleId="eop" w:customStyle="1">
    <w:name w:val="eop"/>
    <w:basedOn w:val="DefaultParagraphFont"/>
    <w:rsid w:val="008D350B"/>
  </w:style>
  <w:style w:type="paragraph" w:styleId="Revision">
    <w:name w:val="Revision"/>
    <w:hidden/>
    <w:uiPriority w:val="99"/>
    <w:semiHidden/>
    <w:rsid w:val="00025A1E"/>
    <w:pPr>
      <w:spacing w:after="0" w:line="240" w:lineRule="auto"/>
    </w:pPr>
  </w:style>
  <w:style w:type="character" w:styleId="Heading3Char" w:customStyle="1">
    <w:name w:val="Heading 3 Char"/>
    <w:basedOn w:val="DefaultParagraphFont"/>
    <w:link w:val="Heading3"/>
    <w:uiPriority w:val="9"/>
    <w:semiHidden/>
    <w:rsid w:val="002C3C1F"/>
    <w:rPr>
      <w:rFonts w:asciiTheme="majorHAnsi" w:hAnsiTheme="majorHAnsi" w:eastAsiaTheme="majorEastAsia" w:cstheme="majorBidi"/>
      <w:color w:val="1F4D78" w:themeColor="accent1" w:themeShade="7F"/>
      <w:sz w:val="24"/>
      <w:szCs w:val="24"/>
    </w:rPr>
  </w:style>
  <w:style w:type="character" w:styleId="FollowedHyperlink">
    <w:name w:val="FollowedHyperlink"/>
    <w:basedOn w:val="DefaultParagraphFont"/>
    <w:uiPriority w:val="99"/>
    <w:semiHidden/>
    <w:unhideWhenUsed/>
    <w:rsid w:val="00604C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9001967">
      <w:bodyDiv w:val="1"/>
      <w:marLeft w:val="0"/>
      <w:marRight w:val="0"/>
      <w:marTop w:val="0"/>
      <w:marBottom w:val="0"/>
      <w:divBdr>
        <w:top w:val="none" w:sz="0" w:space="0" w:color="auto"/>
        <w:left w:val="none" w:sz="0" w:space="0" w:color="auto"/>
        <w:bottom w:val="none" w:sz="0" w:space="0" w:color="auto"/>
        <w:right w:val="none" w:sz="0" w:space="0" w:color="auto"/>
      </w:divBdr>
      <w:divsChild>
        <w:div w:id="1105230073">
          <w:marLeft w:val="0"/>
          <w:marRight w:val="0"/>
          <w:marTop w:val="0"/>
          <w:marBottom w:val="0"/>
          <w:divBdr>
            <w:top w:val="none" w:sz="0" w:space="0" w:color="auto"/>
            <w:left w:val="none" w:sz="0" w:space="0" w:color="auto"/>
            <w:bottom w:val="none" w:sz="0" w:space="0" w:color="auto"/>
            <w:right w:val="none" w:sz="0" w:space="0" w:color="auto"/>
          </w:divBdr>
        </w:div>
      </w:divsChild>
    </w:div>
    <w:div w:id="836461004">
      <w:bodyDiv w:val="1"/>
      <w:marLeft w:val="0"/>
      <w:marRight w:val="0"/>
      <w:marTop w:val="0"/>
      <w:marBottom w:val="0"/>
      <w:divBdr>
        <w:top w:val="none" w:sz="0" w:space="0" w:color="auto"/>
        <w:left w:val="none" w:sz="0" w:space="0" w:color="auto"/>
        <w:bottom w:val="none" w:sz="0" w:space="0" w:color="auto"/>
        <w:right w:val="none" w:sz="0" w:space="0" w:color="auto"/>
      </w:divBdr>
    </w:div>
    <w:div w:id="1424256427">
      <w:bodyDiv w:val="1"/>
      <w:marLeft w:val="0"/>
      <w:marRight w:val="0"/>
      <w:marTop w:val="0"/>
      <w:marBottom w:val="0"/>
      <w:divBdr>
        <w:top w:val="none" w:sz="0" w:space="0" w:color="auto"/>
        <w:left w:val="none" w:sz="0" w:space="0" w:color="auto"/>
        <w:bottom w:val="none" w:sz="0" w:space="0" w:color="auto"/>
        <w:right w:val="none" w:sz="0" w:space="0" w:color="auto"/>
      </w:divBdr>
    </w:div>
    <w:div w:id="1461537543">
      <w:bodyDiv w:val="1"/>
      <w:marLeft w:val="0"/>
      <w:marRight w:val="0"/>
      <w:marTop w:val="0"/>
      <w:marBottom w:val="0"/>
      <w:divBdr>
        <w:top w:val="none" w:sz="0" w:space="0" w:color="auto"/>
        <w:left w:val="none" w:sz="0" w:space="0" w:color="auto"/>
        <w:bottom w:val="none" w:sz="0" w:space="0" w:color="auto"/>
        <w:right w:val="none" w:sz="0" w:space="0" w:color="auto"/>
      </w:divBdr>
      <w:divsChild>
        <w:div w:id="1517882277">
          <w:marLeft w:val="0"/>
          <w:marRight w:val="0"/>
          <w:marTop w:val="0"/>
          <w:marBottom w:val="0"/>
          <w:divBdr>
            <w:top w:val="none" w:sz="0" w:space="0" w:color="auto"/>
            <w:left w:val="none" w:sz="0" w:space="0" w:color="auto"/>
            <w:bottom w:val="none" w:sz="0" w:space="0" w:color="auto"/>
            <w:right w:val="none" w:sz="0" w:space="0" w:color="auto"/>
          </w:divBdr>
        </w:div>
      </w:divsChild>
    </w:div>
    <w:div w:id="1632251186">
      <w:bodyDiv w:val="1"/>
      <w:marLeft w:val="0"/>
      <w:marRight w:val="0"/>
      <w:marTop w:val="0"/>
      <w:marBottom w:val="0"/>
      <w:divBdr>
        <w:top w:val="none" w:sz="0" w:space="0" w:color="auto"/>
        <w:left w:val="none" w:sz="0" w:space="0" w:color="auto"/>
        <w:bottom w:val="none" w:sz="0" w:space="0" w:color="auto"/>
        <w:right w:val="none" w:sz="0" w:space="0" w:color="auto"/>
      </w:divBdr>
    </w:div>
    <w:div w:id="194137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sccn/clean_rawdata" TargetMode="External"/></Relationship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image" Target="media/image7.png" Id="rId17" /><Relationship Type="http://schemas.openxmlformats.org/officeDocument/2006/relationships/customXml" Target="../customXml/item2.xml" Id="rId2" /><Relationship Type="http://schemas.openxmlformats.org/officeDocument/2006/relationships/image" Target="media/image6.png" Id="rId16" /><Relationship Type="http://schemas.microsoft.com/office/2011/relationships/people" Target="peop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microsoft.com/office/2018/08/relationships/commentsExtensible" Target="commentsExtensible.xml" Id="rId24" /><Relationship Type="http://schemas.openxmlformats.org/officeDocument/2006/relationships/numbering" Target="numbering.xml" Id="rId5" /><Relationship Type="http://schemas.openxmlformats.org/officeDocument/2006/relationships/image" Target="media/image5.jpeg" Id="rId15" /><Relationship Type="http://schemas.microsoft.com/office/2016/09/relationships/commentsIds" Target="commentsIds.xml" Id="rId23"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image" Target="media/image1.jpeg" Id="rId9" /><Relationship Type="http://schemas.openxmlformats.org/officeDocument/2006/relationships/image" Target="media/image4.png" Id="rId14" /><Relationship Type="http://schemas.openxmlformats.org/officeDocument/2006/relationships/image" Target="/media/image7.png" Id="R333679a28afe4f00" /><Relationship Type="http://schemas.openxmlformats.org/officeDocument/2006/relationships/image" Target="/media/image8.png" Id="Rd0f88cc54d9e42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a2ac721-9503-4c7e-ae0d-3323b3ab83ab">
      <Terms xmlns="http://schemas.microsoft.com/office/infopath/2007/PartnerControls"/>
    </lcf76f155ced4ddcb4097134ff3c332f>
    <SharedWithUsers xmlns="a845f3ae-386c-4583-b4f1-3f4f9f4d534a">
      <UserInfo>
        <DisplayName>Thomas Houweling</DisplayName>
        <AccountId>7</AccountId>
        <AccountType/>
      </UserInfo>
      <UserInfo>
        <DisplayName>Gorka Fraga Gonzalez</DisplayName>
        <AccountId>21</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0CFE63F19CE1B46AE2D84010B2E021B" ma:contentTypeVersion="13" ma:contentTypeDescription="Create a new document." ma:contentTypeScope="" ma:versionID="cb280cb3e6c15dbe8dc9e6c1dc56ff64">
  <xsd:schema xmlns:xsd="http://www.w3.org/2001/XMLSchema" xmlns:xs="http://www.w3.org/2001/XMLSchema" xmlns:p="http://schemas.microsoft.com/office/2006/metadata/properties" xmlns:ns2="ca2ac721-9503-4c7e-ae0d-3323b3ab83ab" xmlns:ns3="a845f3ae-386c-4583-b4f1-3f4f9f4d534a" targetNamespace="http://schemas.microsoft.com/office/2006/metadata/properties" ma:root="true" ma:fieldsID="6cfffb6420748d6f8fa04f72190e4a57" ns2:_="" ns3:_="">
    <xsd:import namespace="ca2ac721-9503-4c7e-ae0d-3323b3ab83ab"/>
    <xsd:import namespace="a845f3ae-386c-4583-b4f1-3f4f9f4d534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2ac721-9503-4c7e-ae0d-3323b3ab83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938953-97e4-410d-a323-cf9a87d86f1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845f3ae-386c-4583-b4f1-3f4f9f4d534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69BE3-1726-43BD-871A-E78CF49B63E8}">
  <ds:schemaRefs>
    <ds:schemaRef ds:uri="http://schemas.microsoft.com/office/2006/metadata/properties"/>
    <ds:schemaRef ds:uri="http://schemas.microsoft.com/office/infopath/2007/PartnerControls"/>
    <ds:schemaRef ds:uri="ca2ac721-9503-4c7e-ae0d-3323b3ab83ab"/>
  </ds:schemaRefs>
</ds:datastoreItem>
</file>

<file path=customXml/itemProps2.xml><?xml version="1.0" encoding="utf-8"?>
<ds:datastoreItem xmlns:ds="http://schemas.openxmlformats.org/officeDocument/2006/customXml" ds:itemID="{0679E212-866E-4A5E-8F6A-3381B01B2D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2ac721-9503-4c7e-ae0d-3323b3ab83ab"/>
    <ds:schemaRef ds:uri="a845f3ae-386c-4583-b4f1-3f4f9f4d53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A34691-6DB6-493D-8F51-611B7EF9068E}">
  <ds:schemaRefs>
    <ds:schemaRef ds:uri="http://schemas.microsoft.com/sharepoint/v3/contenttype/forms"/>
  </ds:schemaRefs>
</ds:datastoreItem>
</file>

<file path=customXml/itemProps4.xml><?xml version="1.0" encoding="utf-8"?>
<ds:datastoreItem xmlns:ds="http://schemas.openxmlformats.org/officeDocument/2006/customXml" ds:itemID="{91B58EA9-ED10-4F16-A4E5-5855FEF68D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Houwelin2</dc:creator>
  <cp:keywords/>
  <dc:description/>
  <cp:lastModifiedBy>Thomas Houweling</cp:lastModifiedBy>
  <cp:revision>51</cp:revision>
  <dcterms:created xsi:type="dcterms:W3CDTF">2022-10-18T08:52:00Z</dcterms:created>
  <dcterms:modified xsi:type="dcterms:W3CDTF">2022-10-18T16:28:35Z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http://www.zotero.org/styles/brain-and-language</vt:lpwstr>
  </property>
  <property fmtid="{D5CDD505-2E9C-101B-9397-08002B2CF9AE}" pid="11" name="Mendeley Recent Style Name 4_1">
    <vt:lpwstr>Brain and Language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f5dd6a3b-bc91-3379-9fdf-ece2fb2f4d64</vt:lpwstr>
  </property>
  <property fmtid="{D5CDD505-2E9C-101B-9397-08002B2CF9AE}" pid="24" name="Mendeley Citation Style_1">
    <vt:lpwstr>http://www.zotero.org/styles/apa</vt:lpwstr>
  </property>
  <property fmtid="{D5CDD505-2E9C-101B-9397-08002B2CF9AE}" pid="25" name="ContentTypeId">
    <vt:lpwstr>0x01010000CFE63F19CE1B46AE2D84010B2E021B</vt:lpwstr>
  </property>
  <property fmtid="{D5CDD505-2E9C-101B-9397-08002B2CF9AE}" pid="26" name="MediaServiceImageTags">
    <vt:lpwstr/>
  </property>
</Properties>
</file>